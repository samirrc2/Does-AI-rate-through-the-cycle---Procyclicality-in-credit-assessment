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df" ContentType="application/pdf"/>
  <Override PartName="/word/media/rId2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AI rate through the cycle? Procyclicality in credit assessment</w:t>
      </w:r>
    </w:p>
    <w:p>
      <w:pPr>
        <w:pStyle w:val="Author"/>
      </w:pPr>
      <w:r>
        <w:t xml:space="preserve">Samir Chincholikar</w:t>
      </w:r>
    </w:p>
    <w:p>
      <w:pPr>
        <w:pStyle w:val="Author"/>
      </w:pPr>
      <w:r>
        <w:t xml:space="preserve">Robin Chawla</w:t>
      </w:r>
    </w:p>
    <w:p>
      <w:pPr>
        <w:pStyle w:val="AbstractTitle"/>
      </w:pPr>
      <w:r>
        <w:t xml:space="preserve">Abstract</w:t>
      </w:r>
    </w:p>
    <w:p>
      <w:pPr>
        <w:pStyle w:val="Abstract"/>
      </w:pPr>
      <w:r>
        <w:t xml:space="preserve">Large language models (LLMs) are increasingly proposed as credit-rating and default-assessment</w:t>
      </w:r>
      <w:r>
        <w:t xml:space="preserve"> </w:t>
      </w:r>
      <w:r>
        <w:t xml:space="preserve">tools, yet whether they rate</w:t>
      </w:r>
      <w:r>
        <w:t xml:space="preserve"> </w:t>
      </w:r>
      <w:r>
        <w:t xml:space="preserve">“through the cycle”</w:t>
      </w:r>
      <w:r>
        <w:t xml:space="preserve"> </w:t>
      </w:r>
      <w:r>
        <w:t xml:space="preserve">or amplify</w:t>
      </w:r>
      <w:r>
        <w:t xml:space="preserve"> </w:t>
      </w:r>
      <w:del w:id="1001" w:author="S. Chincholikar and R. Chawla" w:date="2026-10-07T00:00:00Z">
        <w:r>
          <w:rPr/>
          <w:delText xml:space="preserve">it—a property prudential regulators</w:delText>
        </w:r>
      </w:del>
      <w:del w:id="1002" w:author="S. Chincholikar and R. Chawla" w:date="2026-10-07T00:00:00Z">
        <w:r>
          <w:rPr/>
          <w:delText xml:space="preserve"> </w:delText>
        </w:r>
      </w:del>
      <w:del w:id="1003" w:author="S. Chincholikar and R. Chawla" w:date="2026-10-07T00:00:00Z">
        <w:r>
          <w:rPr/>
          <w:delText xml:space="preserve">care about but that</w:delText>
        </w:r>
      </w:del>
      <w:r>
        <w:t xml:space="preserve"> </w:t>
      </w:r>
      <w:ins w:id="1004" w:author="S. Chincholikar and R. Chawla" w:date="2026-10-07T00:00:00Z">
        <w:r>
          <w:rPr/>
          <w:t xml:space="preserve">it</w:t>
        </w:r>
      </w:ins>
      <w:ins w:id="1005" w:author="S. Chincholikar and R. Chawla" w:date="2026-10-07T00:00:00Z">
        <w:r>
          <w:rPr/>
          <w:t xml:space="preserve"> </w:t>
        </w:r>
      </w:ins>
      <w:r>
        <w:t xml:space="preserve">has been asserted rather than</w:t>
      </w:r>
      <w:r>
        <w:t xml:space="preserve"> </w:t>
      </w:r>
      <w:del w:id="1006" w:author="S. Chincholikar and R. Chawla" w:date="2026-10-07T00:00:00Z">
        <w:r>
          <w:rPr/>
          <w:delText xml:space="preserve">measured—has remained untested</w:delText>
        </w:r>
      </w:del>
      <w:ins w:id="1007" w:author="S. Chincholikar and R. Chawla" w:date="2026-10-07T00:00:00Z">
        <w:r>
          <w:rPr/>
          <w:t xml:space="preserve">measured</w:t>
        </w:r>
      </w:ins>
      <w:r>
        <w:t xml:space="preserve">. We hold</w:t>
      </w:r>
      <w:r>
        <w:t xml:space="preserve"> </w:t>
      </w:r>
      <w:r>
        <w:t xml:space="preserve">synthetic firm fundamentals byte-identical across an ordered five-point macroeconomic-severity axis</w:t>
      </w:r>
      <w:r>
        <w:t xml:space="preserve"> </w:t>
      </w:r>
      <w:r>
        <w:t xml:space="preserve">(plus a matched</w:t>
      </w:r>
      <w:r>
        <w:t xml:space="preserve"> </w:t>
      </w:r>
      <w:del w:id="1008" w:author="S. Chincholikar and R. Chawla" w:date="2026-10-07T00:00:00Z">
        <w:r>
          <w:rPr/>
          <w:delText xml:space="preserve">credit-irrelevant</w:delText>
        </w:r>
      </w:del>
      <w:r>
        <w:t xml:space="preserve"> </w:t>
      </w:r>
      <w:r>
        <w:t xml:space="preserve">placebo axis) and elicit letter ratings and one-year default</w:t>
      </w:r>
      <w:r>
        <w:t xml:space="preserve"> </w:t>
      </w:r>
      <w:r>
        <w:t xml:space="preserve">probabilities from</w:t>
      </w:r>
      <w:r>
        <w:t xml:space="preserve"> </w:t>
      </w:r>
      <w:del w:id="1009" w:author="S. Chincholikar and R. Chawla" w:date="2026-10-07T00:00:00Z">
        <w:r>
          <w:rPr/>
          <w:delText xml:space="preserve">five production-tier models (two families , two capability</w:delText>
        </w:r>
      </w:del>
      <w:del w:id="1010" w:author="S. Chincholikar and R. Chawla" w:date="2026-10-07T00:00:00Z">
        <w:r>
          <w:rPr/>
          <w:delText xml:space="preserve"> </w:delText>
        </w:r>
      </w:del>
      <w:del w:id="1011" w:author="S. Chincholikar and R. Chawla" w:date="2026-10-07T00:00:00Z">
        <w:r>
          <w:rPr/>
          <w:delText xml:space="preserve">tiers)</w:delText>
        </w:r>
      </w:del>
      <w:ins w:id="1012" w:author="S. Chincholikar and R. Chawla" w:date="2026-10-07T00:00:00Z">
        <w:r>
          <w:rPr/>
          <w:t xml:space="preserve">seven models spanning two families from the lowest cost tier to the capability</w:t>
        </w:r>
      </w:ins>
      <w:ins w:id="1013" w:author="S. Chincholikar and R. Chawla" w:date="2026-10-07T00:00:00Z">
        <w:r>
          <w:rPr/>
          <w:t xml:space="preserve"> </w:t>
        </w:r>
      </w:ins>
      <w:ins w:id="1014" w:author="S. Chincholikar and R. Chawla" w:date="2026-10-07T00:00:00Z">
        <w:r>
          <w:rPr/>
          <w:t xml:space="preserve">frontier</w:t>
        </w:r>
      </w:ins>
      <w:r>
        <w:t xml:space="preserve">, so that any</w:t>
      </w:r>
      <w:r>
        <w:t xml:space="preserve"> </w:t>
      </w:r>
      <w:del w:id="1015" w:author="S. Chincholikar and R. Chawla" w:date="2026-10-07T00:00:00Z">
        <w:r>
          <w:rPr/>
          <w:delText xml:space="preserve">rating movement</w:delText>
        </w:r>
      </w:del>
      <w:r>
        <w:t xml:space="preserve"> </w:t>
      </w:r>
      <w:ins w:id="1016" w:author="S. Chincholikar and R. Chawla" w:date="2026-10-07T00:00:00Z">
        <w:r>
          <w:rPr/>
          <w:t xml:space="preserve">systematic rating movement along the macro axis</w:t>
        </w:r>
      </w:ins>
      <w:ins w:id="1017" w:author="S. Chincholikar and R. Chawla" w:date="2026-10-07T00:00:00Z">
        <w:r>
          <w:rPr/>
          <w:t xml:space="preserve"> </w:t>
        </w:r>
      </w:ins>
      <w:r>
        <w:t xml:space="preserve">is procyclicality by construction, identified without the</w:t>
      </w:r>
      <w:r>
        <w:t xml:space="preserve"> </w:t>
      </w:r>
      <w:r>
        <w:t xml:space="preserve">unobserved-fundamentals confound that limits the classical Amato–Furfine test.</w:t>
      </w:r>
      <w:r>
        <w:t xml:space="preserve"> </w:t>
      </w:r>
      <w:del w:id="1018" w:author="S. Chincholikar and R. Chawla" w:date="2026-10-07T00:00:00Z">
        <w:r>
          <w:rPr/>
          <w:delText xml:space="preserve">Across 32</w:delText>
        </w:r>
      </w:del>
      <w:r>
        <w:t xml:space="preserve"> </w:t>
      </w:r>
      <w:del w:id="1019" w:author="S. Chincholikar and R. Chawla" w:date="2026-10-07T00:00:00Z">
        <w:r>
          <w:rPr/>
          <w:delText xml:space="preserve">,</w:delText>
        </w:r>
      </w:del>
      <w:r>
        <w:t xml:space="preserve"> </w:t>
      </w:r>
      <w:del w:id="1020" w:author="S. Chincholikar and R. Chawla" w:date="2026-10-07T00:00:00Z">
        <w:r>
          <w:rPr/>
          <w:delText xml:space="preserve">000 ratings, every</w:delText>
        </w:r>
      </w:del>
      <w:r>
        <w:t xml:space="preserve"> </w:t>
      </w:r>
      <w:ins w:id="1021" w:author="S. Chincholikar and R. Chawla" w:date="2026-10-07T00:00:00Z">
        <w:r>
          <w:rPr/>
          <w:t xml:space="preserve">Every</w:t>
        </w:r>
      </w:ins>
      <w:ins w:id="1022" w:author="S. Chincholikar and R. Chawla" w:date="2026-10-07T00:00:00Z">
        <w:r>
          <w:rPr/>
          <w:t xml:space="preserve"> </w:t>
        </w:r>
      </w:ins>
      <w:r>
        <w:t xml:space="preserve">model is</w:t>
      </w:r>
      <w:r>
        <w:t xml:space="preserve"> </w:t>
      </w:r>
      <w:r>
        <w:t xml:space="preserve">significantly procyclical</w:t>
      </w:r>
      <w:del w:id="1023" w:author="S. Chincholikar and R. Chawla" w:date="2026-10-07T00:00:00Z">
        <w:r>
          <w:rPr/>
          <w:delText xml:space="preserve">(pooled</w:delText>
        </w:r>
      </w:del>
      <w:del w:id="1024" w:author="S. Chincholikar and R. Chawla" w:date="2026-10-07T00:00:00Z">
        <w:r>
          <w:rPr/>
          <w:delText xml:space="preserve"> </w:delText>
        </w:r>
      </w:del>
      <w:del w:id="1025" w:author="S. Chincholikar and R. Chawla" w:date="2026-10-07T00:00:00Z">
        <w:r>
          <w:rPr/>
          <w:delText xml:space="preserve">0.429</w:delText>
        </w:r>
      </w:del>
      <w:r>
        <w:t xml:space="preserve"> </w:t>
      </w:r>
      <w:ins w:id="1026" w:author="S. Chincholikar and R. Chawla" w:date="2026-10-07T00:00:00Z">
        <w:r>
          <w:rPr/>
          <w:t xml:space="preserve">, from 0.182 to 0.775</w:t>
        </w:r>
      </w:ins>
      <w:ins w:id="1027" w:author="S. Chincholikar and R. Chawla" w:date="2026-10-07T00:00:00Z">
        <w:r>
          <w:rPr/>
          <w:t xml:space="preserve"> </w:t>
        </w:r>
      </w:ins>
      <w:r>
        <w:t xml:space="preserve">rating notches of downgrade per severity step,</w:t>
      </w:r>
      <w:r>
        <w:t xml:space="preserve"> </w:t>
      </w:r>
      <w:del w:id="1028" w:author="S. Chincholikar and R. Chawla" w:date="2026-10-07T00:00:00Z">
        <w:r>
          <w:rPr/>
          <w:delText xml:space="preserve">95% CI [0.41,0.45]; a 1.76-notch</w:delText>
        </w:r>
      </w:del>
      <w:del w:id="1029" w:author="S. Chincholikar and R. Chawla" w:date="2026-10-07T00:00:00Z">
        <w:r>
          <w:rPr/>
          <w:delText xml:space="preserve"> </w:delText>
        </w:r>
      </w:del>
      <w:del w:id="1030" w:author="S. Chincholikar and R. Chawla" w:date="2026-10-07T00:00:00Z">
        <w:r>
          <w:rPr/>
          <w:delText xml:space="preserve">boom-to-recession swing), the effect is sharply asymmetric (3.2× steeper into recessions than</w:delText>
        </w:r>
      </w:del>
      <w:del w:id="1031" w:author="S. Chincholikar and R. Chawla" w:date="2026-10-07T00:00:00Z">
        <w:r>
          <w:rPr/>
          <w:delText xml:space="preserve"> </w:delText>
        </w:r>
      </w:del>
      <w:del w:id="1032" w:author="S. Chincholikar and R. Chawla" w:date="2026-10-07T00:00:00Z">
        <w:r>
          <w:rPr/>
          <w:delText xml:space="preserve">out of them), an order of magnitude larger than the placebo, and robust to model-version fixed</w:delText>
        </w:r>
      </w:del>
      <w:del w:id="1033" w:author="S. Chincholikar and R. Chawla" w:date="2026-10-07T00:00:00Z">
        <w:r>
          <w:rPr/>
          <w:delText xml:space="preserve"> </w:delText>
        </w:r>
      </w:del>
      <w:del w:id="1034" w:author="S. Chincholikar and R. Chawla" w:date="2026-10-07T00:00:00Z">
        <w:r>
          <w:rPr/>
          <w:delText xml:space="preserve">effects and a token-log</w:delText>
        </w:r>
      </w:del>
      <w:r>
        <w:rPr>
          <w:strike/>
        </w:rPr>
        <w:softHyphen/>
      </w:r>
      <w:del w:id="1035" w:author="S. Chincholikar and R. Chawla" w:date="2026-10-07T00:00:00Z">
        <w:r>
          <w:rPr/>
          <w:delText xml:space="preserve">probability estimator</w:delText>
        </w:r>
      </w:del>
      <w:ins w:id="1036" w:author="S. Chincholikar and R. Chawla" w:date="2026-10-07T00:00:00Z">
        <w:r>
          <w:rPr/>
          <w:t xml:space="preserve">and</w:t>
        </w:r>
      </w:ins>
      <w:ins w:id="1037" w:author="S. Chincholikar and R. Chawla" w:date="2026-10-07T00:00:00Z">
        <w:r>
          <w:rPr/>
          <w:t xml:space="preserve"> </w:t>
        </w:r>
      </w:ins>
      <w:ins w:id="1038" w:author="S. Chincholikar and R. Chawla" w:date="2026-10-07T00:00:00Z">
        <w:r>
          <w:rPr/>
          <w:t xml:space="preserve">18 of 21 model pairs differ significantly. Capability lowers the level but not the character: neither</w:t>
        </w:r>
      </w:ins>
      <w:ins w:id="1039" w:author="S. Chincholikar and R. Chawla" w:date="2026-10-07T00:00:00Z">
        <w:r>
          <w:rPr/>
          <w:t xml:space="preserve"> </w:t>
        </w:r>
      </w:ins>
      <w:ins w:id="1040" w:author="S. Chincholikar and R. Chawla" w:date="2026-10-07T00:00:00Z">
        <w:r>
          <w:rPr/>
          <w:t xml:space="preserve">frontier model differs significantly from a lower cost Flash-tier model, and downside</w:t>
        </w:r>
      </w:ins>
      <w:ins w:id="1041" w:author="S. Chincholikar and R. Chawla" w:date="2026-10-07T00:00:00Z">
        <w:r>
          <w:rPr/>
          <w:t xml:space="preserve"> </w:t>
        </w:r>
      </w:ins>
      <w:ins w:id="1042" w:author="S. Chincholikar and R. Chawla" w:date="2026-10-07T00:00:00Z">
        <w:r>
          <w:rPr/>
          <w:t xml:space="preserve">sensitivity exceeds upside in every model</w:t>
        </w:r>
      </w:ins>
      <w:r>
        <w:t xml:space="preserve">. An explicit</w:t>
      </w:r>
      <w:r>
        <w:t xml:space="preserve"> </w:t>
      </w:r>
      <w:r>
        <w:t xml:space="preserve">“through-the-cycle”</w:t>
      </w:r>
      <w:r>
        <w:t xml:space="preserve"> </w:t>
      </w:r>
      <w:r>
        <w:t xml:space="preserve">instruction</w:t>
      </w:r>
      <w:r>
        <w:t xml:space="preserve"> </w:t>
      </w:r>
      <w:del w:id="1043" w:author="S. Chincholikar and R. Chawla" w:date="2026-10-07T00:00:00Z">
        <w:r>
          <w:rPr/>
          <w:delText xml:space="preserve">lowers</w:delText>
        </w:r>
      </w:del>
      <w:del w:id="1044" w:author="S. Chincholikar and R. Chawla" w:date="2026-10-07T00:00:00Z">
        <w:r>
          <w:rPr/>
          <w:delText xml:space="preserve"> </w:delText>
        </w:r>
      </w:del>
      <w:del w:id="1045" w:author="S. Chincholikar and R. Chawla" w:date="2026-10-07T00:00:00Z">
        <w:r>
          <w:rPr/>
          <w:delText xml:space="preserve">the rating slope but</w:delText>
        </w:r>
      </w:del>
      <w:r>
        <w:t xml:space="preserve"> </w:t>
      </w:r>
      <w:r>
        <w:t xml:space="preserve">does not restore through-the-cycle</w:t>
      </w:r>
      <w:r>
        <w:t xml:space="preserve"> </w:t>
      </w:r>
      <w:del w:id="1046" w:author="S. Chincholikar and R. Chawla" w:date="2026-10-07T00:00:00Z">
        <w:r>
          <w:rPr/>
          <w:delText xml:space="preserve">behaviour—it</w:delText>
        </w:r>
      </w:del>
      <w:r>
        <w:t xml:space="preserve"> </w:t>
      </w:r>
      <w:ins w:id="1047" w:author="S. Chincholikar and R. Chawla" w:date="2026-10-07T00:00:00Z">
        <w:r>
          <w:rPr/>
          <w:t xml:space="preserve">behaviour. It</w:t>
        </w:r>
      </w:ins>
      <w:ins w:id="1048" w:author="S. Chincholikar and R. Chawla" w:date="2026-10-07T00:00:00Z">
        <w:r>
          <w:rPr/>
          <w:t xml:space="preserve"> </w:t>
        </w:r>
      </w:ins>
      <w:r>
        <w:t xml:space="preserve">anchors the rating while suppressing the</w:t>
      </w:r>
      <w:r>
        <w:t xml:space="preserve"> </w:t>
      </w:r>
      <w:r>
        <w:t xml:space="preserve">point-in-time default probability that should</w:t>
      </w:r>
      <w:r>
        <w:t xml:space="preserve"> </w:t>
      </w:r>
      <w:del w:id="1049" w:author="S. Chincholikar and R. Chawla" w:date="2026-10-07T00:00:00Z">
        <w:r>
          <w:rPr/>
          <w:delText xml:space="preserve">move, whereas a naive</w:delText>
        </w:r>
      </w:del>
      <w:r>
        <w:t xml:space="preserve"> </w:t>
      </w:r>
      <w:ins w:id="1050" w:author="S. Chincholikar and R. Chawla" w:date="2026-10-07T00:00:00Z">
        <w:r>
          <w:rPr/>
          <w:t xml:space="preserve">keep moving, and it fails hardest at the frontier, where</w:t>
        </w:r>
      </w:ins>
      <w:ins w:id="1051" w:author="S. Chincholikar and R. Chawla" w:date="2026-10-07T00:00:00Z">
        <w:r>
          <w:rPr/>
          <w:t xml:space="preserve"> </w:t>
        </w:r>
      </w:ins>
      <w:ins w:id="1052" w:author="S. Chincholikar and R. Chawla" w:date="2026-10-07T00:00:00Z">
        <w:r>
          <w:rPr/>
          <w:t xml:space="preserve">the rating flattens to zero or below and so does default-probability retention. A vaguer</w:t>
        </w:r>
      </w:ins>
      <w:ins w:id="1053" w:author="S. Chincholikar and R. Chawla" w:date="2026-10-07T00:00:00Z">
        <w:r>
          <w:rPr/>
          <w:t xml:space="preserve"> </w:t>
        </w:r>
      </w:ins>
      <w:r>
        <w:t xml:space="preserve">“be stable”</w:t>
      </w:r>
      <w:r>
        <w:t xml:space="preserve"> </w:t>
      </w:r>
      <w:r>
        <w:t xml:space="preserve">instruction preserves</w:t>
      </w:r>
      <w:r>
        <w:t xml:space="preserve"> </w:t>
      </w:r>
      <w:del w:id="1054" w:author="S. Chincholikar and R. Chawla" w:date="2026-10-07T00:00:00Z">
        <w:r>
          <w:rPr/>
          <w:delText xml:space="preserve">that distinction better</w:delText>
        </w:r>
      </w:del>
      <w:ins w:id="1055" w:author="S. Chincholikar and R. Chawla" w:date="2026-10-07T00:00:00Z">
        <w:r>
          <w:rPr/>
          <w:t xml:space="preserve">the distinction far better, pointing to cycle-specific wording, not</w:t>
        </w:r>
      </w:ins>
      <w:ins w:id="1056" w:author="S. Chincholikar and R. Chawla" w:date="2026-10-07T00:00:00Z">
        <w:r>
          <w:rPr/>
          <w:t xml:space="preserve"> </w:t>
        </w:r>
      </w:ins>
      <w:ins w:id="1057" w:author="S. Chincholikar and R. Chawla" w:date="2026-10-07T00:00:00Z">
        <w:r>
          <w:rPr/>
          <w:t xml:space="preserve">stabilisation as such. The pattern survives on real SEC-filer fundamentals, and the</w:t>
        </w:r>
      </w:ins>
      <w:ins w:id="1058" w:author="S. Chincholikar and R. Chawla" w:date="2026-10-07T00:00:00Z">
        <w:r>
          <w:rPr/>
          <w:t xml:space="preserve"> </w:t>
        </w:r>
      </w:ins>
      <w:ins w:id="1059" w:author="S. Chincholikar and R. Chawla" w:date="2026-10-07T00:00:00Z">
        <w:r>
          <w:rPr/>
          <w:t xml:space="preserve">capital consequence keeps its sign across every mapping we vary. Among the tested models,</w:t>
        </w:r>
      </w:ins>
      <w:ins w:id="1060" w:author="S. Chincholikar and R. Chawla" w:date="2026-10-07T00:00:00Z">
        <w:r>
          <w:rPr/>
          <w:t xml:space="preserve"> </w:t>
        </w:r>
      </w:ins>
      <w:ins w:id="1061" w:author="S. Chincholikar and R. Chawla" w:date="2026-10-07T00:00:00Z">
        <w:r>
          <w:rPr/>
          <w:t xml:space="preserve">greater capability does not eliminate this channel: it produces the most stable-looking rating while carrying</w:t>
        </w:r>
      </w:ins>
      <w:ins w:id="1062" w:author="S. Chincholikar and R. Chawla" w:date="2026-10-07T00:00:00Z">
        <w:r>
          <w:rPr/>
          <w:t xml:space="preserve"> </w:t>
        </w:r>
      </w:ins>
      <w:ins w:id="1063" w:author="S. Chincholikar and R. Chawla" w:date="2026-10-07T00:00:00Z">
        <w:r>
          <w:rPr/>
          <w:t xml:space="preserve">the least risk signal</w:t>
        </w:r>
      </w:ins>
      <w:r>
        <w:t xml:space="preserve">.</w:t>
      </w:r>
      <w:r>
        <w:t xml:space="preserve"> </w:t>
      </w:r>
      <w:del w:id="1064" w:author="S. Chincholikar and R. Chawla" w:date="2026-10-07T00:00:00Z">
        <w:r>
          <w:rPr/>
          <w:delText xml:space="preserve">Because model choice and prompt framing are</w:delText>
        </w:r>
      </w:del>
      <w:del w:id="1065" w:author="S. Chincholikar and R. Chawla" w:date="2026-10-07T00:00:00Z">
        <w:r>
          <w:rPr/>
          <w:delText xml:space="preserve"> </w:delText>
        </w:r>
      </w:del>
      <w:del w:id="1066" w:author="S. Chincholikar and R. Chawla" w:date="2026-10-07T00:00:00Z">
        <w:r>
          <w:rPr/>
          <w:delText xml:space="preserve">first-order determinants of the</w:delText>
        </w:r>
      </w:del>
      <w:del w:id="1067" w:author="S. Chincholikar and R. Chawla" w:date="2026-10-07T00:00:00Z">
        <w:r>
          <w:rPr/>
          <w:delText xml:space="preserve"> </w:delText>
        </w:r>
      </w:del>
      <w:del w:id="1068" w:author="S. Chincholikar and R. Chawla" w:date="2026-10-07T00:00:00Z">
        <w:r>
          <w:rPr/>
          <w:delText xml:space="preserve">effect, LLM-based credit assessment can silently import the capital-procyclicality channelthat regulation seeks to dampen.</w:delText>
        </w:r>
      </w:del>
    </w:p>
    <w:p>
      <w:pPr>
        <w:pStyle w:val="FirstParagraph"/>
      </w:pPr>
      <w:r>
        <w:t xml:space="preserve">[orcid=0009-0007-2779-3492]</w:t>
      </w:r>
    </w:p>
    <w:p>
      <w:pPr>
        <w:pStyle w:val="BodyText"/>
      </w:pPr>
      <w:r>
        <w:t xml:space="preserve">[orcid=0009-0007-2807-3948]</w:t>
      </w:r>
    </w:p>
    <w:p>
      <w:pPr>
        <w:pStyle w:val="BodyText"/>
      </w:pPr>
      <w:r>
        <w:t xml:space="preserve">First controlled test of procyclicality in LLM credit ratings.</w:t>
      </w:r>
    </w:p>
    <w:p>
      <w:pPr>
        <w:pStyle w:val="BodyText"/>
      </w:pPr>
      <w:r>
        <w:t xml:space="preserve">All</w:t>
      </w:r>
      <w:r>
        <w:t xml:space="preserve"> </w:t>
      </w:r>
      <w:del w:id="1069" w:author="S. Chincholikar and R. Chawla" w:date="2026-10-07T00:00:00Z">
        <w:r>
          <w:rPr/>
          <w:delText xml:space="preserve">five production-tier LLMs</w:delText>
        </w:r>
      </w:del>
      <w:r>
        <w:t xml:space="preserve"> </w:t>
      </w:r>
      <w:ins w:id="1070" w:author="S. Chincholikar and R. Chawla" w:date="2026-10-07T00:00:00Z">
        <w:r>
          <w:rPr/>
          <w:t xml:space="preserve">seven models</w:t>
        </w:r>
      </w:ins>
      <w:ins w:id="1071" w:author="S. Chincholikar and R. Chawla" w:date="2026-10-07T00:00:00Z">
        <w:r>
          <w:rPr/>
          <w:t xml:space="preserve"> </w:t>
        </w:r>
      </w:ins>
      <w:r>
        <w:t xml:space="preserve">downgrade identical firms</w:t>
      </w:r>
      <w:r>
        <w:t xml:space="preserve"> </w:t>
      </w:r>
      <w:del w:id="1072" w:author="S. Chincholikar and R. Chawla" w:date="2026-10-07T00:00:00Z">
        <w:r>
          <w:rPr/>
          <w:delText xml:space="preserve">as the macro worsens.</w:delText>
        </w:r>
      </w:del>
      <w:r>
        <w:t xml:space="preserve"> </w:t>
      </w:r>
      <w:del w:id="1073" w:author="S. Chincholikar and R. Chawla" w:date="2026-10-07T00:00:00Z">
        <w:r>
          <w:rPr/>
          <w:delText xml:space="preserve">Pooled effect: 0.43 rating notches of downgrade per macro-severity</w:delText>
        </w:r>
      </w:del>
      <w:r>
        <w:t xml:space="preserve"> </w:t>
      </w:r>
      <w:ins w:id="1074" w:author="S. Chincholikar and R. Chawla" w:date="2026-10-07T00:00:00Z">
        <w:r>
          <w:rPr/>
          <w:t xml:space="preserve">by 0.18 to 0.78 notches per severity</w:t>
        </w:r>
      </w:ins>
      <w:ins w:id="1075" w:author="S. Chincholikar and R. Chawla" w:date="2026-10-07T00:00:00Z">
        <w:r>
          <w:rPr/>
          <w:t xml:space="preserve"> </w:t>
        </w:r>
      </w:ins>
      <w:r>
        <w:t xml:space="preserve">step.</w:t>
      </w:r>
    </w:p>
    <w:p>
      <w:pPr>
        <w:pStyle w:val="BodyText"/>
      </w:pPr>
      <w:ins w:id="1076" w:author="S. Chincholikar and R. Chawla" w:date="2026-10-07T00:00:00Z">
        <w:r>
          <w:rPr/>
          <w:t xml:space="preserve">Frontier models do not differ significantly from a lower cost Flash model.</w:t>
        </w:r>
      </w:ins>
      <w:ins w:id="1077" w:author="S. Chincholikar and R. Chawla" w:date="2026-10-07T00:00:00Z">
        <w:r>
          <w:rPr/>
          <w:t xml:space="preserve"> </w:t>
        </w:r>
      </w:ins>
    </w:p>
    <w:p>
      <w:pPr>
        <w:pStyle w:val="BodyText"/>
      </w:pPr>
      <w:r>
        <w:t xml:space="preserve">The effect is asymmetric:</w:t>
      </w:r>
      <w:r>
        <w:t xml:space="preserve"> </w:t>
      </w:r>
      <w:del w:id="1078" w:author="S. Chincholikar and R. Chawla" w:date="2026-10-07T00:00:00Z">
        <w:r>
          <w:rPr/>
          <w:delText xml:space="preserve">about 3x steeper into recessions than booms</w:delText>
        </w:r>
      </w:del>
      <w:ins w:id="1079" w:author="S. Chincholikar and R. Chawla" w:date="2026-10-07T00:00:00Z">
        <w:r>
          <w:rPr/>
          <w:t xml:space="preserve">downside sensitivity exceeds upside in every model</w:t>
        </w:r>
      </w:ins>
      <w:r>
        <w:t xml:space="preserve">.</w:t>
      </w:r>
    </w:p>
    <w:p>
      <w:pPr>
        <w:pStyle w:val="BodyText"/>
      </w:pPr>
      <w:r>
        <w:t xml:space="preserve">A</w:t>
      </w:r>
      <w:r>
        <w:t xml:space="preserve"> </w:t>
      </w:r>
      <w:r>
        <w:t xml:space="preserve">“through-the-cycle”</w:t>
      </w:r>
      <w:r>
        <w:t xml:space="preserve"> </w:t>
      </w:r>
      <w:r>
        <w:t xml:space="preserve">prompt anchors ratings rather than de-cyclifying them.</w:t>
      </w:r>
    </w:p>
    <w:p>
      <w:pPr>
        <w:pStyle w:val="BodyText"/>
      </w:pPr>
      <w:r>
        <w:t xml:space="preserve">large language models ,credit ratings ,procyclicality ,through-the-cycle ,</w:t>
      </w:r>
      <w:r>
        <w:t xml:space="preserve"> </w:t>
      </w:r>
      <w:r>
        <w:t xml:space="preserve">prompt framing ,financial regulation</w:t>
      </w:r>
    </w:p>
    <w:bookmarkStart w:id="9" w:name="sec:intro"/>
    <w:p>
      <w:pPr>
        <w:pStyle w:val="Heading1"/>
      </w:pPr>
      <w:r>
        <w:t xml:space="preserve">Introduction</w:t>
      </w:r>
    </w:p>
    <w:p>
      <w:pPr>
        <w:pStyle w:val="FirstParagraph"/>
      </w:pPr>
      <w:r>
        <w:t xml:space="preserve">Credit ratings are important for debt pricing, investment decisions, and regulatory capital</w:t>
      </w:r>
      <w:r>
        <w:t xml:space="preserve"> </w:t>
      </w:r>
      <w:r>
        <w:t xml:space="preserve">requirements. A perennial concern is that ratings could be procyclical, with companies downgraded</w:t>
      </w:r>
      <w:r>
        <w:t xml:space="preserve"> </w:t>
      </w:r>
      <w:r>
        <w:t xml:space="preserve">during recessions and upgraded during expansions even when the underlying credit fundamentals have not</w:t>
      </w:r>
      <w:r>
        <w:t xml:space="preserve"> </w:t>
      </w:r>
      <w:r>
        <w:t xml:space="preserve">materially changed. Such rating changes can exacerbate the credit cycle by raising borrowing costs and,</w:t>
      </w:r>
      <w:r>
        <w:t xml:space="preserve"> </w:t>
      </w:r>
      <w:r>
        <w:t xml:space="preserve">through internal-ratings-based (IRB) capital rules, capital requirements when economic conditions are</w:t>
      </w:r>
      <w:r>
        <w:t xml:space="preserve"> </w:t>
      </w:r>
      <w:r>
        <w:t xml:space="preserve">already weak</w:t>
      </w:r>
      <w:r>
        <w:t xml:space="preserve"> </w:t>
      </w:r>
      <w:r>
        <w:t xml:space="preserve">(Kashyap and Stein 2004; Gordy and Howells 2006)</w:t>
      </w:r>
      <w:r>
        <w:t xml:space="preserve">. Rating agencies therefore attempt to capture</w:t>
      </w:r>
      <w:r>
        <w:t xml:space="preserve"> </w:t>
      </w:r>
      <w:r>
        <w:t xml:space="preserve">creditworthiness</w:t>
      </w:r>
      <w:r>
        <w:t xml:space="preserve"> </w:t>
      </w:r>
      <w:r>
        <w:t xml:space="preserve">“through the cycle”</w:t>
      </w:r>
      <w:r>
        <w:t xml:space="preserve"> </w:t>
      </w:r>
      <w:r>
        <w:t xml:space="preserve">(TTC), placing more importance on a borrower’s ability to</w:t>
      </w:r>
      <w:r>
        <w:t xml:space="preserve"> </w:t>
      </w:r>
      <w:r>
        <w:t xml:space="preserve">withstand temporary macroeconomic fluctuations than on mechanically reacting to current conditions</w:t>
      </w:r>
      <w:r>
        <w:t xml:space="preserve"> </w:t>
      </w:r>
      <w:r>
        <w:t xml:space="preserve">(Amato and Furfine 2004; Löffler 2004)</w:t>
      </w:r>
      <w:r>
        <w:t xml:space="preserve">. However, whether these ratings actually serve this purpose remains</w:t>
      </w:r>
      <w:r>
        <w:t xml:space="preserve"> </w:t>
      </w:r>
      <w:r>
        <w:t xml:space="preserve">debated</w:t>
      </w:r>
      <w:r>
        <w:t xml:space="preserve"> </w:t>
      </w:r>
      <w:r>
        <w:t xml:space="preserve">(Löffler 2013)</w:t>
      </w:r>
      <w:r>
        <w:t xml:space="preserve">.</w:t>
      </w:r>
    </w:p>
    <w:p>
      <w:pPr>
        <w:pStyle w:val="BodyText"/>
      </w:pPr>
      <w:r>
        <w:t xml:space="preserve">There is growing interest in using large language models (LLMs) for financial decision-making,</w:t>
      </w:r>
      <w:r>
        <w:t xml:space="preserve"> </w:t>
      </w:r>
      <w:r>
        <w:t xml:space="preserve">including credit decisioning and risk assessment, and supervisors have flagged that generative models</w:t>
      </w:r>
      <w:r>
        <w:t xml:space="preserve"> </w:t>
      </w:r>
      <w:r>
        <w:t xml:space="preserve">could re-introduce procyclicality</w:t>
      </w:r>
      <w:r>
        <w:t xml:space="preserve"> </w:t>
      </w:r>
      <w:r>
        <w:t xml:space="preserve">(Aldasoro et al. 2024)</w:t>
      </w:r>
      <w:r>
        <w:t xml:space="preserve">.</w:t>
      </w:r>
      <w:r>
        <w:t xml:space="preserve"> </w:t>
      </w:r>
      <w:del w:id="1080" w:author="S. Chincholikar and R. Chawla" w:date="2026-10-07T00:00:00Z">
        <w:r>
          <w:rPr/>
          <w:delText xml:space="preserve">This concern is justified:</w:delText>
        </w:r>
      </w:del>
      <w:r>
        <w:t xml:space="preserve"> </w:t>
      </w:r>
      <w:ins w:id="1081" w:author="S. Chincholikar and R. Chawla" w:date="2026-10-07T00:00:00Z">
        <w:r>
          <w:rPr/>
          <w:t xml:space="preserve">Institutional use is already emerging: Moody’s offers AI-powered</w:t>
        </w:r>
      </w:ins>
      <w:ins w:id="1082" w:author="S. Chincholikar and R. Chawla" w:date="2026-10-07T00:00:00Z">
        <w:r>
          <w:rPr/>
          <w:t xml:space="preserve"> </w:t>
        </w:r>
      </w:ins>
      <w:ins w:id="1083" w:author="S. Chincholikar and R. Chawla" w:date="2026-10-07T00:00:00Z">
        <w:r>
          <w:rPr/>
          <w:t xml:space="preserve">systems for company credit assessment, underwriting, and credit-memo generation, with documented</w:t>
        </w:r>
      </w:ins>
      <w:ins w:id="1084" w:author="S. Chincholikar and R. Chawla" w:date="2026-10-07T00:00:00Z">
        <w:r>
          <w:rPr/>
          <w:t xml:space="preserve"> </w:t>
        </w:r>
      </w:ins>
      <w:ins w:id="1085" w:author="S. Chincholikar and R. Chawla" w:date="2026-10-07T00:00:00Z">
        <w:r>
          <w:rPr/>
          <w:t xml:space="preserve">adoption by banks such as Taishin International Bank, while S&amp;P Global has launched an agentic-AI</w:t>
        </w:r>
      </w:ins>
      <w:ins w:id="1086" w:author="S. Chincholikar and R. Chawla" w:date="2026-10-07T00:00:00Z">
        <w:r>
          <w:rPr/>
          <w:t xml:space="preserve"> </w:t>
        </w:r>
      </w:ins>
      <w:ins w:id="1087" w:author="S. Chincholikar and R. Chawla" w:date="2026-10-07T00:00:00Z">
        <w:r>
          <w:rPr/>
          <w:t xml:space="preserve">Credit Memo Builder for loan committees, underwriters, and credit analysts</w:t>
        </w:r>
      </w:ins>
      <w:ins w:id="1088" w:author="S. Chincholikar and R. Chawla" w:date="2026-10-07T00:00:00Z">
        <w:r>
          <w:rPr/>
          <w:t xml:space="preserve"> </w:t>
        </w:r>
      </w:ins>
      <w:ins w:id="1089" w:author="S. Chincholikar and R. Chawla" w:date="2026-10-07T00:00:00Z">
        <w:r>
          <w:rPr/>
          <w:t xml:space="preserve"> </w:t>
        </w:r>
      </w:ins>
      <w:ins w:id="1090" w:author="S. Chincholikar and R. Chawla" w:date="2026-10-07T00:00:00Z">
        <w:r>
          <w:rPr/>
          <w:t xml:space="preserve">(Moody’s 2026a, 2026b; S&amp;P Global 2026)</w:t>
        </w:r>
      </w:ins>
      <w:ins w:id="1091" w:author="S. Chincholikar and R. Chawla" w:date="2026-10-07T00:00:00Z">
        <w:r>
          <w:rPr/>
          <w:t xml:space="preserve"> </w:t>
        </w:r>
      </w:ins>
      <w:ins w:id="1092" w:author="S. Chincholikar and R. Chawla" w:date="2026-10-07T00:00:00Z">
        <w:r>
          <w:rPr/>
          <w:t xml:space="preserve">. These systems retain analyst oversight rather than</w:t>
        </w:r>
      </w:ins>
      <w:ins w:id="1093" w:author="S. Chincholikar and R. Chawla" w:date="2026-10-07T00:00:00Z">
        <w:r>
          <w:rPr/>
          <w:t xml:space="preserve"> </w:t>
        </w:r>
      </w:ins>
      <w:ins w:id="1094" w:author="S. Chincholikar and R. Chawla" w:date="2026-10-07T00:00:00Z">
        <w:r>
          <w:rPr/>
          <w:t xml:space="preserve">replacing final credit judgment, but their deployment makes LLM behaviour directly relevant to</w:t>
        </w:r>
      </w:ins>
      <w:ins w:id="1095" w:author="S. Chincholikar and R. Chawla" w:date="2026-10-07T00:00:00Z">
        <w:r>
          <w:rPr/>
          <w:t xml:space="preserve"> </w:t>
        </w:r>
      </w:ins>
      <w:ins w:id="1096" w:author="S. Chincholikar and R. Chawla" w:date="2026-10-07T00:00:00Z">
        <w:r>
          <w:rPr/>
          <w:t xml:space="preserve">these workflows.</w:t>
        </w:r>
      </w:ins>
      <w:ins w:id="1097" w:author="S. Chincholikar and R. Chawla" w:date="2026-10-07T00:00:00Z">
        <w:r>
          <w:rPr/>
          <w:t xml:space="preserve"> </w:t>
        </w:r>
      </w:ins>
      <w:r>
        <w:t xml:space="preserve">LLMs behave as</w:t>
      </w:r>
      <w:r>
        <w:t xml:space="preserve"> </w:t>
      </w:r>
      <w:r>
        <w:t xml:space="preserve">context-sensitive economic agents</w:t>
      </w:r>
      <w:r>
        <w:t xml:space="preserve"> </w:t>
      </w:r>
      <w:del w:id="1098" w:author="S. Chincholikar and R. Chawla" w:date="2026-10-07T00:00:00Z">
        <w:r>
          <w:rPr/>
          <w:delText xml:space="preserve"> </w:delText>
        </w:r>
      </w:del>
      <w:del w:id="1099" w:author="S. Chincholikar and R. Chawla" w:date="2026-10-07T00:00:00Z">
        <w:r>
          <w:rPr/>
          <w:delText xml:space="preserve">(Horton 2023; Binz and Schulz 2023)</w:delText>
        </w:r>
      </w:del>
      <w:del w:id="1100" w:author="S. Chincholikar and R. Chawla" w:date="2026-10-07T00:00:00Z">
        <w:r>
          <w:rPr/>
          <w:delText xml:space="preserve"> </w:delText>
        </w:r>
      </w:del>
      <w:del w:id="1101" w:author="S. Chincholikar and R. Chawla" w:date="2026-10-07T00:00:00Z">
        <w:r>
          <w:rPr/>
          <w:delText xml:space="preserve">, their outputs are highly sensitive to</w:delText>
        </w:r>
      </w:del>
      <w:del w:id="1102" w:author="S. Chincholikar and R. Chawla" w:date="2026-10-07T00:00:00Z">
        <w:r>
          <w:rPr/>
          <w:delText xml:space="preserve"> </w:delText>
        </w:r>
      </w:del>
      <w:del w:id="1103" w:author="S. Chincholikar and R. Chawla" w:date="2026-10-07T00:00:00Z">
        <w:r>
          <w:rPr/>
          <w:delText xml:space="preserve">the way prompts are framed</w:delText>
        </w:r>
      </w:del>
      <w:r>
        <w:t xml:space="preserve"> </w:t>
      </w:r>
      <w:ins w:id="1104" w:author="S. Chincholikar and R. Chawla" w:date="2026-10-07T00:00:00Z">
        <w:r>
          <w:rPr/>
          <w:t xml:space="preserve"> </w:t>
        </w:r>
      </w:ins>
      <w:ins w:id="1105" w:author="S. Chincholikar and R. Chawla" w:date="2026-10-07T00:00:00Z">
        <w:r>
          <w:rPr/>
          <w:t xml:space="preserve">(Horton 2023)</w:t>
        </w:r>
      </w:ins>
      <w:ins w:id="1106" w:author="S. Chincholikar and R. Chawla" w:date="2026-10-07T00:00:00Z">
        <w:r>
          <w:rPr/>
          <w:t xml:space="preserve"> </w:t>
        </w:r>
      </w:ins>
      <w:ins w:id="1107" w:author="S. Chincholikar and R. Chawla" w:date="2026-10-07T00:00:00Z">
        <w:r>
          <w:rPr/>
          <w:t xml:space="preserve"> </w:t>
        </w:r>
      </w:ins>
      <w:ins w:id="1108" w:author="S. Chincholikar and R. Chawla" w:date="2026-10-07T00:00:00Z">
        <w:r>
          <w:rPr/>
          <w:t xml:space="preserve">and can exhibit framing sensitivity</w:t>
        </w:r>
      </w:ins>
      <w:ins w:id="1109" w:author="S. Chincholikar and R. Chawla" w:date="2026-10-07T00:00:00Z">
        <w:r>
          <w:rPr/>
          <w:t xml:space="preserve"> </w:t>
        </w:r>
      </w:ins>
      <w:ins w:id="1110" w:author="S. Chincholikar and R. Chawla" w:date="2026-10-07T00:00:00Z">
        <w:r>
          <w:rPr/>
          <w:t xml:space="preserve"> </w:t>
        </w:r>
      </w:ins>
      <w:ins w:id="1111" w:author="S. Chincholikar and R. Chawla" w:date="2026-10-07T00:00:00Z">
        <w:r>
          <w:rPr/>
          <w:t xml:space="preserve">(Binz and Schulz 2023)</w:t>
        </w:r>
      </w:ins>
      <w:ins w:id="1112" w:author="S. Chincholikar and R. Chawla" w:date="2026-10-07T00:00:00Z">
        <w:r>
          <w:rPr/>
          <w:t xml:space="preserve"> </w:t>
        </w:r>
      </w:ins>
      <w:ins w:id="1113" w:author="S. Chincholikar and R. Chawla" w:date="2026-10-07T00:00:00Z">
        <w:r>
          <w:rPr/>
          <w:t xml:space="preserve">, echoing classical framing effects</w:t>
        </w:r>
      </w:ins>
      <w:ins w:id="1114" w:author="S. Chincholikar and R. Chawla" w:date="2026-10-07T00:00:00Z">
        <w:r>
          <w:rPr/>
          <w:t xml:space="preserve"> </w:t>
        </w:r>
      </w:ins>
      <w:r>
        <w:t xml:space="preserve">(Tversky and Kahneman 1981)</w:t>
      </w:r>
      <w:r>
        <w:t xml:space="preserve">, and a shared foundation</w:t>
      </w:r>
      <w:r>
        <w:t xml:space="preserve"> </w:t>
      </w:r>
      <w:r>
        <w:t xml:space="preserve">model could homogenise decisions across users</w:t>
      </w:r>
      <w:r>
        <w:t xml:space="preserve"> </w:t>
      </w:r>
      <w:r>
        <w:t xml:space="preserve">(Bommasani et al. 2022)</w:t>
      </w:r>
      <w:r>
        <w:t xml:space="preserve">. Yet the size of this effect on credit ratings has not</w:t>
      </w:r>
      <w:r>
        <w:t xml:space="preserve"> </w:t>
      </w:r>
      <w:r>
        <w:t xml:space="preserve">been directly measured.</w:t>
      </w:r>
      <w:r>
        <w:t xml:space="preserve"> </w:t>
      </w:r>
      <w:del w:id="1115" w:author="S. Chincholikar and R. Chawla" w:date="2026-10-07T00:00:00Z">
        <w:r>
          <w:rPr/>
          <w:delText xml:space="preserve">Identifying procyclicality in</w:delText>
        </w:r>
      </w:del>
      <w:r>
        <w:t xml:space="preserve"> </w:t>
      </w:r>
      <w:ins w:id="1116" w:author="S. Chincholikar and R. Chawla" w:date="2026-10-07T00:00:00Z">
        <w:r>
          <w:rPr/>
          <w:t xml:space="preserve">In</w:t>
        </w:r>
      </w:ins>
      <w:ins w:id="1117" w:author="S. Chincholikar and R. Chawla" w:date="2026-10-07T00:00:00Z">
        <w:r>
          <w:rPr/>
          <w:t xml:space="preserve"> </w:t>
        </w:r>
      </w:ins>
      <w:r>
        <w:t xml:space="preserve">observational studies of human agencies</w:t>
      </w:r>
      <w:del w:id="1118" w:author="S. Chincholikar and R. Chawla" w:date="2026-10-07T00:00:00Z">
        <w:r>
          <w:rPr/>
          <w:delText xml:space="preserve">is</w:delText>
        </w:r>
      </w:del>
      <w:del w:id="1119" w:author="S. Chincholikar and R. Chawla" w:date="2026-10-07T00:00:00Z">
        <w:r>
          <w:rPr/>
          <w:delText xml:space="preserve"> </w:delText>
        </w:r>
      </w:del>
      <w:del w:id="1120" w:author="S. Chincholikar and R. Chawla" w:date="2026-10-07T00:00:00Z">
        <w:r>
          <w:rPr/>
          <w:delText xml:space="preserve">difficult because firm</w:delText>
        </w:r>
      </w:del>
      <w:r>
        <w:t xml:space="preserve"> </w:t>
      </w:r>
      <w:ins w:id="1121" w:author="S. Chincholikar and R. Chawla" w:date="2026-10-07T00:00:00Z">
        <w:r>
          <w:rPr/>
          <w:t xml:space="preserve">,</w:t>
        </w:r>
      </w:ins>
      <w:ins w:id="1122" w:author="S. Chincholikar and R. Chawla" w:date="2026-10-07T00:00:00Z">
        <w:r>
          <w:rPr/>
          <w:t xml:space="preserve"> </w:t>
        </w:r>
      </w:ins>
      <w:r>
        <w:t xml:space="preserve">fundamentals and macroeconomic</w:t>
      </w:r>
      <w:r>
        <w:t xml:space="preserve"> </w:t>
      </w:r>
      <w:r>
        <w:t xml:space="preserve">conditions</w:t>
      </w:r>
      <w:r>
        <w:t xml:space="preserve"> </w:t>
      </w:r>
      <w:del w:id="1123" w:author="S. Chincholikar and R. Chawla" w:date="2026-10-07T00:00:00Z">
        <w:r>
          <w:rPr/>
          <w:delText xml:space="preserve">tend to</w:delText>
        </w:r>
      </w:del>
      <w:r>
        <w:t xml:space="preserve"> </w:t>
      </w:r>
      <w:r>
        <w:t xml:space="preserve">move together, so the classical</w:t>
      </w:r>
      <w:r>
        <w:t xml:space="preserve"> </w:t>
      </w:r>
      <w:del w:id="1124" w:author="S. Chincholikar and R. Chawla" w:date="2026-10-07T00:00:00Z">
        <w:r>
          <w:rPr/>
          <w:delText xml:space="preserve">ordered-probit</w:delText>
        </w:r>
      </w:del>
      <w:r>
        <w:t xml:space="preserve"> </w:t>
      </w:r>
      <w:r>
        <w:t xml:space="preserve">test of</w:t>
      </w:r>
      <w:r>
        <w:t xml:space="preserve"> </w:t>
      </w:r>
      <w:r>
        <w:t xml:space="preserve">Amato and Furfine (2004)</w:t>
      </w:r>
      <w:r>
        <w:t xml:space="preserve"> </w:t>
      </w:r>
      <w:r>
        <w:t xml:space="preserve">must proxy for unobserved</w:t>
      </w:r>
      <w:r>
        <w:t xml:space="preserve"> </w:t>
      </w:r>
      <w:r>
        <w:t xml:space="preserve">fundamentals.</w:t>
      </w:r>
      <w:r>
        <w:t xml:space="preserve"> </w:t>
      </w:r>
      <w:del w:id="1125" w:author="S. Chincholikar and R. Chawla" w:date="2026-10-07T00:00:00Z">
        <w:r>
          <w:rPr/>
          <w:delText xml:space="preserve">Recent</w:delText>
        </w:r>
      </w:del>
      <w:del w:id="1126" w:author="S. Chincholikar and R. Chawla" w:date="2026-10-07T00:00:00Z">
        <w:r>
          <w:rPr/>
          <w:delText xml:space="preserve"> </w:delText>
        </w:r>
      </w:del>
      <w:del w:id="1127" w:author="S. Chincholikar and R. Chawla" w:date="2026-10-07T00:00:00Z">
        <w:r>
          <w:rPr/>
          <w:delText xml:space="preserve">evidence that frontier LLMs reproduce date-specific human economic sentiment  </w:delText>
        </w:r>
      </w:del>
      <w:del w:id="1128" w:author="S. Chincholikar and R. Chawla" w:date="2026-10-07T00:00:00Z">
        <w:r>
          <w:rPr/>
          <w:delText xml:space="preserve">(Graham et al. 2026)</w:delText>
        </w:r>
      </w:del>
      <w:del w:id="1129" w:author="S. Chincholikar and R. Chawla" w:date="2026-10-07T00:00:00Z">
        <w:r>
          <w:rPr/>
          <w:delText xml:space="preserve"> </w:delText>
        </w:r>
      </w:del>
      <w:del w:id="1130" w:author="S. Chincholikar and R. Chawla" w:date="2026-10-07T00:00:00Z">
        <w:r>
          <w:rPr/>
          <w:delText xml:space="preserve"> </w:delText>
        </w:r>
      </w:del>
      <w:del w:id="1131" w:author="S. Chincholikar and R. Chawla" w:date="2026-10-07T00:00:00Z">
        <w:r>
          <w:rPr/>
          <w:delText xml:space="preserve">makes</w:delText>
        </w:r>
      </w:del>
      <w:del w:id="1132" w:author="S. Chincholikar and R. Chawla" w:date="2026-10-07T00:00:00Z">
        <w:r>
          <w:rPr/>
          <w:delText xml:space="preserve"> </w:delText>
        </w:r>
      </w:del>
      <w:del w:id="1133" w:author="S. Chincholikar and R. Chawla" w:date="2026-10-07T00:00:00Z">
        <w:r>
          <w:rPr/>
          <w:delText xml:space="preserve">the question both timely and concrete.</w:delText>
        </w:r>
      </w:del>
      <w:r>
        <w:t xml:space="preserve"> </w:t>
      </w:r>
      <w:r>
        <w:t xml:space="preserve">This paper uses a controlled experimental setting to test the procyclicality of LLM-based credit</w:t>
      </w:r>
      <w:r>
        <w:t xml:space="preserve"> </w:t>
      </w:r>
      <w:r>
        <w:t xml:space="preserve">rating. We keep the firm fundamentals unchanged and only change the macroeconomic environment, so any</w:t>
      </w:r>
      <w:r>
        <w:t xml:space="preserve"> </w:t>
      </w:r>
      <w:r>
        <w:t xml:space="preserve">systematic change in the assigned rating can be attributed to the macroeconomic context and not to</w:t>
      </w:r>
      <w:r>
        <w:t xml:space="preserve"> </w:t>
      </w:r>
      <w:r>
        <w:t xml:space="preserve">changes in firm credit quality. The benchmark is not that any movement is bad: a genuine</w:t>
      </w:r>
      <w:r>
        <w:t xml:space="preserve"> </w:t>
      </w:r>
      <w:r>
        <w:t xml:space="preserve">through-the-cycle rater should hold the</w:t>
      </w:r>
      <w:r>
        <w:t xml:space="preserve"> </w:t>
      </w:r>
      <w:r>
        <w:rPr>
          <w:i/>
          <w:iCs/>
        </w:rPr>
        <w:t xml:space="preserve">rating</w:t>
      </w:r>
      <w:r>
        <w:t xml:space="preserve"> </w:t>
      </w:r>
      <w:r>
        <w:t xml:space="preserve">steady while its point-in-time default</w:t>
      </w:r>
      <w:r>
        <w:t xml:space="preserve"> </w:t>
      </w:r>
      <w:r>
        <w:t xml:space="preserve">probability still tracks conditions, and we test that joint condition directly. We make three</w:t>
      </w:r>
      <w:r>
        <w:t xml:space="preserve"> </w:t>
      </w:r>
      <w:r>
        <w:t xml:space="preserve">contributions.</w:t>
      </w:r>
      <w:r>
        <w:t xml:space="preserve"> </w:t>
      </w:r>
      <w:del w:id="1134" w:author="S. Chincholikar and R. Chawla" w:date="2026-10-07T00:00:00Z">
        <w:r>
          <w:rPr/>
          <w:delText xml:space="preserve">We first show that all five production-tier modelstested</w:delText>
        </w:r>
      </w:del>
      <w:r>
        <w:t xml:space="preserve"> </w:t>
      </w:r>
      <w:ins w:id="1135" w:author="S. Chincholikar and R. Chawla" w:date="2026-10-07T00:00:00Z">
        <w:r>
          <w:rPr/>
          <w:t xml:space="preserve">First, all seven models, including the frontier tier of both families,</w:t>
        </w:r>
      </w:ins>
      <w:ins w:id="1136" w:author="S. Chincholikar and R. Chawla" w:date="2026-10-07T00:00:00Z">
        <w:r>
          <w:rPr/>
          <w:t xml:space="preserve"> </w:t>
        </w:r>
      </w:ins>
      <w:r>
        <w:t xml:space="preserve">downgrade</w:t>
      </w:r>
      <w:r>
        <w:t xml:space="preserve"> </w:t>
      </w:r>
      <w:r>
        <w:t xml:space="preserve">identical firms as</w:t>
      </w:r>
      <w:r>
        <w:t xml:space="preserve"> </w:t>
      </w:r>
      <w:del w:id="1137" w:author="S. Chincholikar and R. Chawla" w:date="2026-10-07T00:00:00Z">
        <w:r>
          <w:rPr/>
          <w:delText xml:space="preserve">the state of the economy deteriorates, but the magnitude differs substantially across models</w:delText>
        </w:r>
      </w:del>
      <w:ins w:id="1138" w:author="S. Chincholikar and R. Chawla" w:date="2026-10-07T00:00:00Z">
        <w:r>
          <w:rPr/>
          <w:t xml:space="preserve">conditions deteriorate. The level falls with capability, but neither frontier model</w:t>
        </w:r>
      </w:ins>
      <w:ins w:id="1139" w:author="S. Chincholikar and R. Chawla" w:date="2026-10-07T00:00:00Z">
        <w:r>
          <w:rPr/>
          <w:t xml:space="preserve"> </w:t>
        </w:r>
      </w:ins>
      <w:ins w:id="1140" w:author="S. Chincholikar and R. Chawla" w:date="2026-10-07T00:00:00Z">
        <w:r>
          <w:rPr/>
          <w:t xml:space="preserve">differs significantly from a Flash-tier model</w:t>
        </w:r>
      </w:ins>
      <w:r>
        <w:t xml:space="preserve">. Second,</w:t>
      </w:r>
      <w:r>
        <w:t xml:space="preserve"> </w:t>
      </w:r>
      <w:del w:id="1141" w:author="S. Chincholikar and R. Chawla" w:date="2026-10-07T00:00:00Z">
        <w:r>
          <w:rPr/>
          <w:delText xml:space="preserve">we find a strong asymmetry, with rating sensitivity significantly larger in recessions than in</w:delText>
        </w:r>
      </w:del>
      <w:del w:id="1142" w:author="S. Chincholikar and R. Chawla" w:date="2026-10-07T00:00:00Z">
        <w:r>
          <w:rPr/>
          <w:delText xml:space="preserve"> </w:delText>
        </w:r>
      </w:del>
      <w:del w:id="1143" w:author="S. Chincholikar and R. Chawla" w:date="2026-10-07T00:00:00Z">
        <w:r>
          <w:rPr/>
          <w:delText xml:space="preserve">expansions</w:delText>
        </w:r>
      </w:del>
      <w:ins w:id="1144" w:author="S. Chincholikar and R. Chawla" w:date="2026-10-07T00:00:00Z">
        <w:r>
          <w:rPr/>
          <w:t xml:space="preserve">the response is strongly</w:t>
        </w:r>
      </w:ins>
      <w:ins w:id="1145" w:author="S. Chincholikar and R. Chawla" w:date="2026-10-07T00:00:00Z">
        <w:r>
          <w:rPr/>
          <w:t xml:space="preserve"> </w:t>
        </w:r>
      </w:ins>
      <w:ins w:id="1146" w:author="S. Chincholikar and R. Chawla" w:date="2026-10-07T00:00:00Z">
        <w:r>
          <w:rPr/>
          <w:t xml:space="preserve">asymmetric, with downside sensitivity exceeding upside sensitivity in every model</w:t>
        </w:r>
      </w:ins>
      <w:r>
        <w:t xml:space="preserve">. Third,</w:t>
      </w:r>
      <w:r>
        <w:t xml:space="preserve"> </w:t>
      </w:r>
      <w:del w:id="1147" w:author="S. Chincholikar and R. Chawla" w:date="2026-10-07T00:00:00Z">
        <w:r>
          <w:rPr/>
          <w:delText xml:space="preserve">we test whether this behaviour can be mitigated via prompt design</w:delText>
        </w:r>
      </w:del>
      <w:r>
        <w:t xml:space="preserve"> </w:t>
      </w:r>
      <w:ins w:id="1148" w:author="S. Chincholikar and R. Chawla" w:date="2026-10-07T00:00:00Z">
        <w:r>
          <w:rPr/>
          <w:t xml:space="preserve">prompt design</w:t>
        </w:r>
      </w:ins>
      <w:ins w:id="1149" w:author="S. Chincholikar and R. Chawla" w:date="2026-10-07T00:00:00Z">
        <w:r>
          <w:rPr/>
          <w:t xml:space="preserve"> </w:t>
        </w:r>
      </w:ins>
      <w:ins w:id="1150" w:author="S. Chincholikar and R. Chawla" w:date="2026-10-07T00:00:00Z">
        <w:r>
          <w:rPr/>
          <w:t xml:space="preserve">does not fix it</w:t>
        </w:r>
      </w:ins>
      <w:r>
        <w:t xml:space="preserve">: an explicit through-the-cycle instruction</w:t>
      </w:r>
      <w:r>
        <w:t xml:space="preserve"> </w:t>
      </w:r>
      <w:del w:id="1151" w:author="S. Chincholikar and R. Chawla" w:date="2026-10-07T00:00:00Z">
        <w:r>
          <w:rPr/>
          <w:delText xml:space="preserve">decreases rating movement, but it also suppresses</w:delText>
        </w:r>
      </w:del>
      <w:r>
        <w:t xml:space="preserve"> </w:t>
      </w:r>
      <w:ins w:id="1152" w:author="S. Chincholikar and R. Chawla" w:date="2026-10-07T00:00:00Z">
        <w:r>
          <w:rPr/>
          <w:t xml:space="preserve">flattens the rating while suppressing</w:t>
        </w:r>
      </w:ins>
      <w:ins w:id="1153" w:author="S. Chincholikar and R. Chawla" w:date="2026-10-07T00:00:00Z">
        <w:r>
          <w:rPr/>
          <w:t xml:space="preserve"> </w:t>
        </w:r>
      </w:ins>
      <w:r>
        <w:t xml:space="preserve">the</w:t>
      </w:r>
      <w:r>
        <w:t xml:space="preserve"> </w:t>
      </w:r>
      <w:r>
        <w:t xml:space="preserve">one-year default probability’s responsiveness,</w:t>
      </w:r>
      <w:r>
        <w:t xml:space="preserve"> </w:t>
      </w:r>
      <w:del w:id="1154" w:author="S. Chincholikar and R. Chawla" w:date="2026-10-07T00:00:00Z">
        <w:r>
          <w:rPr/>
          <w:delText xml:space="preserve">suggesting that</w:delText>
        </w:r>
      </w:del>
      <w:r>
        <w:t xml:space="preserve"> </w:t>
      </w:r>
      <w:ins w:id="1155" w:author="S. Chincholikar and R. Chawla" w:date="2026-10-07T00:00:00Z">
        <w:r>
          <w:rPr/>
          <w:t xml:space="preserve">so</w:t>
        </w:r>
      </w:ins>
      <w:ins w:id="1156" w:author="S. Chincholikar and R. Chawla" w:date="2026-10-07T00:00:00Z">
        <w:r>
          <w:rPr/>
          <w:t xml:space="preserve"> </w:t>
        </w:r>
      </w:ins>
      <w:r>
        <w:t xml:space="preserve">the model anchors</w:t>
      </w:r>
      <w:r>
        <w:t xml:space="preserve"> </w:t>
      </w:r>
      <w:del w:id="1157" w:author="S. Chincholikar and R. Chawla" w:date="2026-10-07T00:00:00Z">
        <w:r>
          <w:rPr/>
          <w:delText xml:space="preserve">its outputs instead of distinguishing</w:delText>
        </w:r>
      </w:del>
      <w:del w:id="1158" w:author="S. Chincholikar and R. Chawla" w:date="2026-10-07T00:00:00Z">
        <w:r>
          <w:rPr/>
          <w:delText xml:space="preserve"> </w:delText>
        </w:r>
      </w:del>
      <w:del w:id="1159" w:author="S. Chincholikar and R. Chawla" w:date="2026-10-07T00:00:00Z">
        <w:r>
          <w:rPr/>
          <w:delText xml:space="preserve">between</w:delText>
        </w:r>
      </w:del>
      <w:r>
        <w:t xml:space="preserve"> </w:t>
      </w:r>
      <w:ins w:id="1160" w:author="S. Chincholikar and R. Chawla" w:date="2026-10-07T00:00:00Z">
        <w:r>
          <w:rPr/>
          <w:t xml:space="preserve">both outputs rather than separating</w:t>
        </w:r>
      </w:ins>
      <w:ins w:id="1161" w:author="S. Chincholikar and R. Chawla" w:date="2026-10-07T00:00:00Z">
        <w:r>
          <w:rPr/>
          <w:t xml:space="preserve"> </w:t>
        </w:r>
      </w:ins>
      <w:r>
        <w:t xml:space="preserve">point-in-time risk</w:t>
      </w:r>
      <w:r>
        <w:t xml:space="preserve"> </w:t>
      </w:r>
      <w:del w:id="1162" w:author="S. Chincholikar and R. Chawla" w:date="2026-10-07T00:00:00Z">
        <w:r>
          <w:rPr/>
          <w:delText xml:space="preserve">and</w:delText>
        </w:r>
      </w:del>
      <w:r>
        <w:t xml:space="preserve"> </w:t>
      </w:r>
      <w:ins w:id="1163" w:author="S. Chincholikar and R. Chawla" w:date="2026-10-07T00:00:00Z">
        <w:r>
          <w:rPr/>
          <w:t xml:space="preserve">from a</w:t>
        </w:r>
      </w:ins>
      <w:ins w:id="1164" w:author="S. Chincholikar and R. Chawla" w:date="2026-10-07T00:00:00Z">
        <w:r>
          <w:rPr/>
          <w:t xml:space="preserve"> </w:t>
        </w:r>
      </w:ins>
      <w:r>
        <w:t xml:space="preserve">through-the-cycle</w:t>
      </w:r>
      <w:r>
        <w:t xml:space="preserve"> </w:t>
      </w:r>
      <w:del w:id="1165" w:author="S. Chincholikar and R. Chawla" w:date="2026-10-07T00:00:00Z">
        <w:r>
          <w:rPr/>
          <w:delText xml:space="preserve">ratings  </w:delText>
        </w:r>
      </w:del>
      <w:del w:id="1166" w:author="S. Chincholikar and R. Chawla" w:date="2026-10-07T00:00:00Z">
        <w:r>
          <w:rPr/>
          <w:delText xml:space="preserve">(Tversky and Kahneman 1974)</w:delText>
        </w:r>
      </w:del>
      <w:del w:id="1167" w:author="S. Chincholikar and R. Chawla" w:date="2026-10-07T00:00:00Z">
        <w:r>
          <w:rPr/>
          <w:delText xml:space="preserve"> </w:delText>
        </w:r>
      </w:del>
      <w:del w:id="1168" w:author="S. Chincholikar and R. Chawla" w:date="2026-10-07T00:00:00Z">
        <w:r>
          <w:rPr/>
          <w:delText xml:space="preserve">. Section </w:delText>
        </w:r>
      </w:del>
      <w:hyperlink w:anchor="sec:lit">
        <w:del w:id="1169" w:author="S. Chincholikar and R. Chawla" w:date="2026-10-07T00:00:00Z">
          <w:r>
            <w:rPr>
              <w:rStyle w:val="Hyperlink"/>
            </w:rPr>
            <w:delText xml:space="preserve">2</w:delText>
          </w:r>
        </w:del>
      </w:hyperlink>
      <w:del w:id="1170" w:author="S. Chincholikar and R. Chawla" w:date="2026-10-07T00:00:00Z">
        <w:r>
          <w:rPr/>
          <w:delText xml:space="preserve"> </w:delText>
        </w:r>
      </w:del>
      <w:del w:id="1171" w:author="S. Chincholikar and R. Chawla" w:date="2026-10-07T00:00:00Z">
        <w:r>
          <w:rPr/>
          <w:delText xml:space="preserve">positions the contribution; Section </w:delText>
        </w:r>
      </w:del>
      <w:hyperlink w:anchor="sec:design">
        <w:del w:id="1172" w:author="S. Chincholikar and R. Chawla" w:date="2026-10-07T00:00:00Z">
          <w:r>
            <w:rPr>
              <w:rStyle w:val="Hyperlink"/>
            </w:rPr>
            <w:delText xml:space="preserve">3</w:delText>
          </w:r>
        </w:del>
      </w:hyperlink>
      <w:del w:id="1173" w:author="S. Chincholikar and R. Chawla" w:date="2026-10-07T00:00:00Z">
        <w:r>
          <w:rPr/>
          <w:delText xml:space="preserve"> </w:delText>
        </w:r>
      </w:del>
      <w:del w:id="1174" w:author="S. Chincholikar and R. Chawla" w:date="2026-10-07T00:00:00Z">
        <w:r>
          <w:rPr/>
          <w:delText xml:space="preserve">sets out the design; Section </w:delText>
        </w:r>
      </w:del>
      <w:hyperlink w:anchor="sec:results">
        <w:del w:id="1175" w:author="S. Chincholikar and R. Chawla" w:date="2026-10-07T00:00:00Z">
          <w:r>
            <w:rPr>
              <w:rStyle w:val="Hyperlink"/>
            </w:rPr>
            <w:delText xml:space="preserve">4</w:delText>
          </w:r>
        </w:del>
      </w:hyperlink>
      <w:del w:id="1176" w:author="S. Chincholikar and R. Chawla" w:date="2026-10-07T00:00:00Z">
        <w:r>
          <w:rPr/>
          <w:delText xml:space="preserve"> </w:delText>
        </w:r>
      </w:del>
      <w:del w:id="1177" w:author="S. Chincholikar and R. Chawla" w:date="2026-10-07T00:00:00Z">
        <w:r>
          <w:rPr/>
          <w:delText xml:space="preserve">reports the results; Section </w:delText>
        </w:r>
      </w:del>
      <w:hyperlink w:anchor="sec:concl">
        <w:del w:id="1178" w:author="S. Chincholikar and R. Chawla" w:date="2026-10-07T00:00:00Z">
          <w:r>
            <w:rPr>
              <w:rStyle w:val="Hyperlink"/>
            </w:rPr>
            <w:delText xml:space="preserve">5</w:delText>
          </w:r>
        </w:del>
      </w:hyperlink>
      <w:del w:id="1179" w:author="S. Chincholikar and R. Chawla" w:date="2026-10-07T00:00:00Z">
        <w:r>
          <w:rPr/>
          <w:delText xml:space="preserve"> </w:delText>
        </w:r>
      </w:del>
      <w:del w:id="1180" w:author="S. Chincholikar and R. Chawla" w:date="2026-10-07T00:00:00Z">
        <w:r>
          <w:rPr/>
          <w:delText xml:space="preserve">concludes</w:delText>
        </w:r>
      </w:del>
      <w:ins w:id="1181" w:author="S. Chincholikar and R. Chawla" w:date="2026-10-07T00:00:00Z">
        <w:r>
          <w:rPr/>
          <w:t xml:space="preserve">rating, echoing classical anchoring effects</w:t>
        </w:r>
      </w:ins>
      <w:ins w:id="1182" w:author="S. Chincholikar and R. Chawla" w:date="2026-10-07T00:00:00Z">
        <w:r>
          <w:rPr/>
          <w:t xml:space="preserve"> </w:t>
        </w:r>
      </w:ins>
      <w:ins w:id="1183" w:author="S. Chincholikar and R. Chawla" w:date="2026-10-07T00:00:00Z">
        <w:r>
          <w:rPr/>
          <w:t xml:space="preserve"> </w:t>
        </w:r>
      </w:ins>
      <w:ins w:id="1184" w:author="S. Chincholikar and R. Chawla" w:date="2026-10-07T00:00:00Z">
        <w:r>
          <w:rPr/>
          <w:t xml:space="preserve">(Tversky and Kahneman 1974)</w:t>
        </w:r>
      </w:ins>
      <w:ins w:id="1185" w:author="S. Chincholikar and R. Chawla" w:date="2026-10-07T00:00:00Z">
        <w:r>
          <w:rPr/>
          <w:t xml:space="preserve"> </w:t>
        </w:r>
      </w:ins>
      <w:ins w:id="1186" w:author="S. Chincholikar and R. Chawla" w:date="2026-10-07T00:00:00Z">
        <w:r>
          <w:rPr/>
          <w:t xml:space="preserve">, and it does this most completely at the frontier</w:t>
        </w:r>
      </w:ins>
      <w:r>
        <w:t xml:space="preserve">.</w:t>
      </w:r>
    </w:p>
    <w:bookmarkEnd w:id="9"/>
    <w:bookmarkStart w:id="10" w:name="sec:lit"/>
    <w:p>
      <w:pPr>
        <w:pStyle w:val="Heading1"/>
      </w:pPr>
      <w:r>
        <w:t xml:space="preserve">Related literature</w:t>
      </w:r>
    </w:p>
    <w:p>
      <w:pPr>
        <w:pStyle w:val="FirstParagraph"/>
      </w:pPr>
      <w:r>
        <w:t xml:space="preserve">Our study relates to three strands</w:t>
      </w:r>
      <w:del w:id="1187" w:author="S. Chincholikar and R. Chawla" w:date="2026-10-07T00:00:00Z">
        <w:r>
          <w:rPr/>
          <w:delText xml:space="preserve">of literature</w:delText>
        </w:r>
      </w:del>
      <w:r>
        <w:t xml:space="preserve">. The first</w:t>
      </w:r>
      <w:r>
        <w:t xml:space="preserve"> </w:t>
      </w:r>
      <w:del w:id="1188" w:author="S. Chincholikar and R. Chawla" w:date="2026-10-07T00:00:00Z">
        <w:r>
          <w:rPr/>
          <w:delText xml:space="preserve">relates to the assessment of</w:delText>
        </w:r>
      </w:del>
      <w:r>
        <w:t xml:space="preserve"> </w:t>
      </w:r>
      <w:ins w:id="1189" w:author="S. Chincholikar and R. Chawla" w:date="2026-10-07T00:00:00Z">
        <w:r>
          <w:rPr/>
          <w:t xml:space="preserve">assesses</w:t>
        </w:r>
      </w:ins>
      <w:ins w:id="1190" w:author="S. Chincholikar and R. Chawla" w:date="2026-10-07T00:00:00Z">
        <w:r>
          <w:rPr/>
          <w:t xml:space="preserve"> </w:t>
        </w:r>
      </w:ins>
      <w:r>
        <w:t xml:space="preserve">through-the-cycle</w:t>
      </w:r>
      <w:r>
        <w:t xml:space="preserve"> </w:t>
      </w:r>
      <w:ins w:id="1191" w:author="S. Chincholikar and R. Chawla" w:date="2026-10-07T00:00:00Z">
        <w:r>
          <w:rPr/>
          <w:t xml:space="preserve">behaviour</w:t>
        </w:r>
      </w:ins>
      <w:ins w:id="1192" w:author="S. Chincholikar and R. Chawla" w:date="2026-10-07T00:00:00Z">
        <w:r>
          <w:rPr/>
          <w:t xml:space="preserve"> </w:t>
        </w:r>
      </w:ins>
      <w:r>
        <w:t xml:space="preserve">and rating</w:t>
      </w:r>
      <w:r>
        <w:t xml:space="preserve"> </w:t>
      </w:r>
      <w:r>
        <w:t xml:space="preserve">procyclicality</w:t>
      </w:r>
      <w:del w:id="1193" w:author="S. Chincholikar and R. Chawla" w:date="2026-10-07T00:00:00Z">
        <w:r>
          <w:rPr/>
          <w:delText xml:space="preserve">.  </w:delText>
        </w:r>
      </w:del>
      <w:del w:id="1194" w:author="S. Chincholikar and R. Chawla" w:date="2026-10-07T00:00:00Z">
        <w:r>
          <w:rPr/>
          <w:delText xml:space="preserve">Amato and Furfine (2004)</w:delText>
        </w:r>
      </w:del>
      <w:del w:id="1195" w:author="S. Chincholikar and R. Chawla" w:date="2026-10-07T00:00:00Z">
        <w:r>
          <w:rPr/>
          <w:delText xml:space="preserve"> </w:delText>
        </w:r>
      </w:del>
      <w:del w:id="1196" w:author="S. Chincholikar and R. Chawla" w:date="2026-10-07T00:00:00Z">
        <w:r>
          <w:rPr/>
          <w:delText xml:space="preserve"> </w:delText>
        </w:r>
      </w:del>
      <w:del w:id="1197" w:author="S. Chincholikar and R. Chawla" w:date="2026-10-07T00:00:00Z">
        <w:r>
          <w:rPr/>
          <w:delText xml:space="preserve">test the response of credit ratings</w:delText>
        </w:r>
      </w:del>
      <w:r>
        <w:t xml:space="preserve"> </w:t>
      </w:r>
      <w:ins w:id="1198" w:author="S. Chincholikar and R. Chawla" w:date="2026-10-07T00:00:00Z">
        <w:r>
          <w:rPr/>
          <w:t xml:space="preserve">: whether ratings respond</w:t>
        </w:r>
      </w:ins>
      <w:ins w:id="1199" w:author="S. Chincholikar and R. Chawla" w:date="2026-10-07T00:00:00Z">
        <w:r>
          <w:rPr/>
          <w:t xml:space="preserve"> </w:t>
        </w:r>
      </w:ins>
      <w:r>
        <w:t xml:space="preserve">to the business cycle</w:t>
      </w:r>
      <w:r>
        <w:t xml:space="preserve"> </w:t>
      </w:r>
      <w:del w:id="1200" w:author="S. Chincholikar and R. Chawla" w:date="2026-10-07T00:00:00Z">
        <w:r>
          <w:rPr/>
          <w:delText xml:space="preserve">, controlling for firm fundamentals , and  </w:delText>
        </w:r>
      </w:del>
      <w:del w:id="1201" w:author="S. Chincholikar and R. Chawla" w:date="2026-10-07T00:00:00Z">
        <w:r>
          <w:rPr/>
          <w:delText xml:space="preserve">Löffler (2004, 2013)</w:delText>
        </w:r>
      </w:del>
      <w:del w:id="1202" w:author="S. Chincholikar and R. Chawla" w:date="2026-10-07T00:00:00Z">
        <w:r>
          <w:rPr/>
          <w:delText xml:space="preserve"> </w:delText>
        </w:r>
      </w:del>
      <w:del w:id="1203" w:author="S. Chincholikar and R. Chawla" w:date="2026-10-07T00:00:00Z">
        <w:r>
          <w:rPr/>
          <w:delText xml:space="preserve"> </w:delText>
        </w:r>
      </w:del>
      <w:del w:id="1204" w:author="S. Chincholikar and R. Chawla" w:date="2026-10-07T00:00:00Z">
        <w:r>
          <w:rPr/>
          <w:delText xml:space="preserve">examine the</w:delText>
        </w:r>
      </w:del>
      <w:del w:id="1205" w:author="S. Chincholikar and R. Chawla" w:date="2026-10-07T00:00:00Z">
        <w:r>
          <w:rPr/>
          <w:delText xml:space="preserve"> </w:delText>
        </w:r>
      </w:del>
      <w:del w:id="1206" w:author="S. Chincholikar and R. Chawla" w:date="2026-10-07T00:00:00Z">
        <w:r>
          <w:rPr/>
          <w:delText xml:space="preserve">extent to which rating agencies</w:delText>
        </w:r>
      </w:del>
      <w:r>
        <w:t xml:space="preserve"> </w:t>
      </w:r>
      <w:ins w:id="1207" w:author="S. Chincholikar and R. Chawla" w:date="2026-10-07T00:00:00Z">
        <w:r>
          <w:rPr/>
          <w:t xml:space="preserve">once fundamentals are controlled for,</w:t>
        </w:r>
      </w:ins>
      <w:ins w:id="1208" w:author="S. Chincholikar and R. Chawla" w:date="2026-10-07T00:00:00Z">
        <w:r>
          <w:rPr/>
          <w:t xml:space="preserve"> </w:t>
        </w:r>
      </w:ins>
      <w:ins w:id="1209" w:author="S. Chincholikar and R. Chawla" w:date="2026-10-07T00:00:00Z">
        <w:r>
          <w:rPr/>
          <w:t xml:space="preserve">and whether agencies in fact</w:t>
        </w:r>
      </w:ins>
      <w:ins w:id="1210" w:author="S. Chincholikar and R. Chawla" w:date="2026-10-07T00:00:00Z">
        <w:r>
          <w:rPr/>
          <w:t xml:space="preserve"> </w:t>
        </w:r>
      </w:ins>
      <w:r>
        <w:t xml:space="preserve">achieve through-the-cycle stability</w:t>
      </w:r>
      <w:r>
        <w:t xml:space="preserve"> </w:t>
      </w:r>
      <w:del w:id="1211" w:author="S. Chincholikar and R. Chawla" w:date="2026-10-07T00:00:00Z">
        <w:r>
          <w:rPr/>
          <w:delText xml:space="preserve">.</w:delText>
        </w:r>
      </w:del>
      <w:r>
        <w:t xml:space="preserve"> </w:t>
      </w:r>
      <w:ins w:id="1212" w:author="S. Chincholikar and R. Chawla" w:date="2026-10-07T00:00:00Z">
        <w:r>
          <w:rPr/>
          <w:t xml:space="preserve"> </w:t>
        </w:r>
      </w:ins>
      <w:ins w:id="1213" w:author="S. Chincholikar and R. Chawla" w:date="2026-10-07T00:00:00Z">
        <w:r>
          <w:rPr/>
          <w:t xml:space="preserve">(Amato and Furfine 2004; Löffler 2004, 2013)</w:t>
        </w:r>
      </w:ins>
      <w:ins w:id="1214" w:author="S. Chincholikar and R. Chawla" w:date="2026-10-07T00:00:00Z">
        <w:r>
          <w:rPr/>
          <w:t xml:space="preserve"> </w:t>
        </w:r>
      </w:ins>
      <w:ins w:id="1215" w:author="S. Chincholikar and R. Chawla" w:date="2026-10-07T00:00:00Z">
        <w:r>
          <w:rPr/>
          <w:t xml:space="preserve">. Rating levels also move market pricing directly</w:t>
        </w:r>
      </w:ins>
      <w:ins w:id="1216" w:author="S. Chincholikar and R. Chawla" w:date="2026-10-07T00:00:00Z">
        <w:r>
          <w:rPr/>
          <w:t xml:space="preserve"> </w:t>
        </w:r>
      </w:ins>
      <w:ins w:id="1217" w:author="S. Chincholikar and R. Chawla" w:date="2026-10-07T00:00:00Z">
        <w:r>
          <w:rPr/>
          <w:t xml:space="preserve"> </w:t>
        </w:r>
      </w:ins>
      <w:ins w:id="1218" w:author="S. Chincholikar and R. Chawla" w:date="2026-10-07T00:00:00Z">
        <w:r>
          <w:rPr/>
          <w:t xml:space="preserve">(Cantor and Packer 1996)</w:t>
        </w:r>
      </w:ins>
      <w:ins w:id="1219" w:author="S. Chincholikar and R. Chawla" w:date="2026-10-07T00:00:00Z">
        <w:r>
          <w:rPr/>
          <w:t xml:space="preserve"> </w:t>
        </w:r>
      </w:ins>
      <w:ins w:id="1220" w:author="S. Chincholikar and R. Chawla" w:date="2026-10-07T00:00:00Z">
        <w:r>
          <w:rPr/>
          <w:t xml:space="preserve">.</w:t>
        </w:r>
      </w:ins>
      <w:ins w:id="1221" w:author="S. Chincholikar and R. Chawla" w:date="2026-10-07T00:00:00Z">
        <w:r>
          <w:rPr/>
          <w:t xml:space="preserve"> </w:t>
        </w:r>
      </w:ins>
      <w:r>
        <w:t xml:space="preserve">The prudential stakes</w:t>
      </w:r>
      <w:r>
        <w:t xml:space="preserve"> </w:t>
      </w:r>
      <w:del w:id="1222" w:author="S. Chincholikar and R. Chawla" w:date="2026-10-07T00:00:00Z">
        <w:r>
          <w:rPr/>
          <w:delText xml:space="preserve">are set by</w:delText>
        </w:r>
      </w:del>
      <w:r>
        <w:t xml:space="preserve"> </w:t>
      </w:r>
      <w:ins w:id="1223" w:author="S. Chincholikar and R. Chawla" w:date="2026-10-07T00:00:00Z">
        <w:r>
          <w:rPr/>
          <w:t xml:space="preserve">come from</w:t>
        </w:r>
      </w:ins>
      <w:ins w:id="1224" w:author="S. Chincholikar and R. Chawla" w:date="2026-10-07T00:00:00Z">
        <w:r>
          <w:rPr/>
          <w:t xml:space="preserve"> </w:t>
        </w:r>
      </w:ins>
      <w:r>
        <w:t xml:space="preserve">the interaction of ratings</w:t>
      </w:r>
      <w:r>
        <w:t xml:space="preserve"> </w:t>
      </w:r>
      <w:r>
        <w:t xml:space="preserve">with Basel capital rules</w:t>
      </w:r>
      <w:r>
        <w:t xml:space="preserve"> </w:t>
      </w:r>
      <w:r>
        <w:t xml:space="preserve">(Kashyap and Stein 2004; Gordy and Howells 2006)</w:t>
      </w:r>
      <w:del w:id="1225" w:author="S. Chincholikar and R. Chawla" w:date="2026-10-07T00:00:00Z">
        <w:r>
          <w:rPr/>
          <w:delText xml:space="preserve">, with sovereign and</w:delText>
        </w:r>
      </w:del>
      <w:del w:id="1226" w:author="S. Chincholikar and R. Chawla" w:date="2026-10-07T00:00:00Z">
        <w:r>
          <w:rPr/>
          <w:delText xml:space="preserve"> </w:delText>
        </w:r>
      </w:del>
      <w:del w:id="1227" w:author="S. Chincholikar and R. Chawla" w:date="2026-10-07T00:00:00Z">
        <w:r>
          <w:rPr/>
          <w:delText xml:space="preserve">corporate ratings alike carrying real pricing consequences  </w:delText>
        </w:r>
      </w:del>
      <w:del w:id="1228" w:author="S. Chincholikar and R. Chawla" w:date="2026-10-07T00:00:00Z">
        <w:r>
          <w:rPr/>
          <w:delText xml:space="preserve">(Cantor and Packer 1996)</w:delText>
        </w:r>
      </w:del>
      <w:r>
        <w:t xml:space="preserve"> </w:t>
      </w:r>
      <w:r>
        <w:t xml:space="preserve">.</w:t>
      </w:r>
    </w:p>
    <w:p>
      <w:pPr>
        <w:pStyle w:val="BodyText"/>
      </w:pPr>
      <w:r>
        <w:t xml:space="preserve">The second strand is the rapid adoption of</w:t>
      </w:r>
      <w:r>
        <w:t xml:space="preserve"> </w:t>
      </w:r>
      <w:r>
        <w:rPr>
          <w:i/>
          <w:iCs/>
        </w:rPr>
        <w:t xml:space="preserve">LLMs in finance</w:t>
      </w:r>
      <w:r>
        <w:t xml:space="preserve"> </w:t>
      </w:r>
      <w:del w:id="1229" w:author="S. Chincholikar and R. Chawla" w:date="2026-10-07T00:00:00Z">
        <w:r>
          <w:rPr/>
          <w:delText xml:space="preserve">, for which this journal has become a</w:delText>
        </w:r>
      </w:del>
      <w:del w:id="1230" w:author="S. Chincholikar and R. Chawla" w:date="2026-10-07T00:00:00Z">
        <w:r>
          <w:rPr/>
          <w:delText xml:space="preserve"> </w:delText>
        </w:r>
      </w:del>
      <w:del w:id="1231" w:author="S. Chincholikar and R. Chawla" w:date="2026-10-07T00:00:00Z">
        <w:r>
          <w:rPr/>
          <w:delText xml:space="preserve">leading outlet  </w:delText>
        </w:r>
      </w:del>
      <w:del w:id="1232" w:author="S. Chincholikar and R. Chawla" w:date="2026-10-07T00:00:00Z">
        <w:r>
          <w:rPr/>
          <w:delText xml:space="preserve">(Ali et al. 2025)</w:delText>
        </w:r>
      </w:del>
      <w:del w:id="1233" w:author="S. Chincholikar and R. Chawla" w:date="2026-10-07T00:00:00Z">
        <w:r>
          <w:rPr/>
          <w:delText xml:space="preserve"> </w:delText>
        </w:r>
      </w:del>
      <w:del w:id="1234" w:author="S. Chincholikar and R. Chawla" w:date="2026-10-07T00:00:00Z">
        <w:r>
          <w:rPr/>
          <w:delText xml:space="preserve">. Recent applications include return prediction </w:delText>
        </w:r>
      </w:del>
      <w:del w:id="1235" w:author="S. Chincholikar and R. Chawla" w:date="2026-10-07T00:00:00Z">
        <w:r>
          <w:rPr/>
          <w:delText xml:space="preserve">(Lopez-Lira and Tang 2023)</w:delText>
        </w:r>
      </w:del>
      <w:r>
        <w:t xml:space="preserve"> </w:t>
      </w:r>
      <w:ins w:id="1236" w:author="S. Chincholikar and R. Chawla" w:date="2026-10-07T00:00:00Z">
        <w:r>
          <w:rPr/>
          <w:t xml:space="preserve"> </w:t>
        </w:r>
      </w:ins>
      <w:ins w:id="1237" w:author="S. Chincholikar and R. Chawla" w:date="2026-10-07T00:00:00Z">
        <w:r>
          <w:rPr/>
          <w:t xml:space="preserve">(Ali et al. 2025)</w:t>
        </w:r>
      </w:ins>
      <w:ins w:id="1238" w:author="S. Chincholikar and R. Chawla" w:date="2026-10-07T00:00:00Z">
        <w:r>
          <w:rPr/>
          <w:t xml:space="preserve"> </w:t>
        </w:r>
      </w:ins>
      <w:ins w:id="1239" w:author="S. Chincholikar and R. Chawla" w:date="2026-10-07T00:00:00Z">
        <w:r>
          <w:rPr/>
          <w:t xml:space="preserve">, spanning return prediction</w:t>
        </w:r>
      </w:ins>
      <w:r>
        <w:t xml:space="preserve">, financial-statement analysis</w:t>
      </w:r>
      <w:del w:id="1240" w:author="S. Chincholikar and R. Chawla" w:date="2026-10-07T00:00:00Z">
        <w:r>
          <w:rPr/>
          <w:delText xml:space="preserve"> </w:delText>
        </w:r>
      </w:del>
      <w:del w:id="1241" w:author="S. Chincholikar and R. Chawla" w:date="2026-10-07T00:00:00Z">
        <w:r>
          <w:rPr/>
          <w:delText xml:space="preserve">(Kim et al. 2024)</w:delText>
        </w:r>
      </w:del>
      <w:r>
        <w:t xml:space="preserve"> </w:t>
      </w:r>
      <w:r>
        <w:t xml:space="preserve">, financial advice</w:t>
      </w:r>
      <w:r>
        <w:t xml:space="preserve"> </w:t>
      </w:r>
      <w:del w:id="1242" w:author="S. Chincholikar and R. Chawla" w:date="2026-10-07T00:00:00Z">
        <w:r>
          <w:rPr/>
          <w:delText xml:space="preserve"> </w:delText>
        </w:r>
      </w:del>
      <w:del w:id="1243" w:author="S. Chincholikar and R. Chawla" w:date="2026-10-07T00:00:00Z">
        <w:r>
          <w:rPr/>
          <w:delText xml:space="preserve">(Fieberg et al. 2025; Kirschbaum et al. 2026)</w:delText>
        </w:r>
      </w:del>
      <w:del w:id="1244" w:author="S. Chincholikar and R. Chawla" w:date="2026-10-07T00:00:00Z">
        <w:r>
          <w:rPr/>
          <w:delText xml:space="preserve"> </w:delText>
        </w:r>
      </w:del>
      <w:del w:id="1245" w:author="S. Chincholikar and R. Chawla" w:date="2026-10-07T00:00:00Z">
        <w:r>
          <w:rPr/>
          <w:delText xml:space="preserve">, and</w:delText>
        </w:r>
      </w:del>
      <w:del w:id="1246" w:author="S. Chincholikar and R. Chawla" w:date="2026-10-07T00:00:00Z">
        <w:r>
          <w:rPr/>
          <w:delText xml:space="preserve"> </w:delText>
        </w:r>
      </w:del>
      <w:del w:id="1247" w:author="S. Chincholikar and R. Chawla" w:date="2026-10-07T00:00:00Z">
        <w:r>
          <w:rPr/>
          <w:delText xml:space="preserve">use as</w:delText>
        </w:r>
      </w:del>
      <w:r>
        <w:t xml:space="preserve"> </w:t>
      </w:r>
      <w:ins w:id="1248" w:author="S. Chincholikar and R. Chawla" w:date="2026-10-07T00:00:00Z">
        <w:r>
          <w:rPr/>
          <w:t xml:space="preserve">and</w:t>
        </w:r>
      </w:ins>
      <w:ins w:id="1249" w:author="S. Chincholikar and R. Chawla" w:date="2026-10-07T00:00:00Z">
        <w:r>
          <w:rPr/>
          <w:t xml:space="preserve"> </w:t>
        </w:r>
      </w:ins>
      <w:r>
        <w:t xml:space="preserve">simulated economic agents</w:t>
      </w:r>
      <w:r>
        <w:t xml:space="preserve"> </w:t>
      </w:r>
      <w:del w:id="1250" w:author="S. Chincholikar and R. Chawla" w:date="2026-10-07T00:00:00Z">
        <w:r>
          <w:rPr/>
          <w:delText xml:space="preserve"> </w:delText>
        </w:r>
      </w:del>
      <w:del w:id="1251" w:author="S. Chincholikar and R. Chawla" w:date="2026-10-07T00:00:00Z">
        <w:r>
          <w:rPr/>
          <w:delText xml:space="preserve">(Horton 2023)</w:delText>
        </w:r>
      </w:del>
      <w:del w:id="1252" w:author="S. Chincholikar and R. Chawla" w:date="2026-10-07T00:00:00Z">
        <w:r>
          <w:rPr/>
          <w:delText xml:space="preserve"> </w:delText>
        </w:r>
      </w:del>
      <w:del w:id="1253" w:author="S. Chincholikar and R. Chawla" w:date="2026-10-07T00:00:00Z">
        <w:r>
          <w:rPr/>
          <w:delText xml:space="preserve">; within finance specifically, models have been</w:delText>
        </w:r>
      </w:del>
      <w:del w:id="1254" w:author="S. Chincholikar and R. Chawla" w:date="2026-10-07T00:00:00Z">
        <w:r>
          <w:rPr/>
          <w:delText xml:space="preserve"> </w:delText>
        </w:r>
      </w:del>
      <w:del w:id="1255" w:author="S. Chincholikar and R. Chawla" w:date="2026-10-07T00:00:00Z">
        <w:r>
          <w:rPr/>
          <w:delText xml:space="preserve">turned to measuring monetary-policy uncertainty  </w:delText>
        </w:r>
      </w:del>
      <w:del w:id="1256" w:author="S. Chincholikar and R. Chawla" w:date="2026-10-07T00:00:00Z">
        <w:r>
          <w:rPr/>
          <w:delText xml:space="preserve">(Ito et al. 2025)</w:delText>
        </w:r>
      </w:del>
      <w:del w:id="1257" w:author="S. Chincholikar and R. Chawla" w:date="2026-10-07T00:00:00Z">
        <w:r>
          <w:rPr/>
          <w:delText xml:space="preserve"> </w:delText>
        </w:r>
      </w:del>
      <w:del w:id="1258" w:author="S. Chincholikar and R. Chawla" w:date="2026-10-07T00:00:00Z">
        <w:r>
          <w:rPr/>
          <w:delText xml:space="preserve">, assessing the financial conditions of</w:delText>
        </w:r>
      </w:del>
      <w:del w:id="1259" w:author="S. Chincholikar and R. Chawla" w:date="2026-10-07T00:00:00Z">
        <w:r>
          <w:rPr/>
          <w:delText xml:space="preserve"> </w:delText>
        </w:r>
      </w:del>
      <w:del w:id="1260" w:author="S. Chincholikar and R. Chawla" w:date="2026-10-07T00:00:00Z">
        <w:r>
          <w:rPr/>
          <w:delText xml:space="preserve">AI firms  </w:delText>
        </w:r>
      </w:del>
      <w:del w:id="1261" w:author="S. Chincholikar and R. Chawla" w:date="2026-10-07T00:00:00Z">
        <w:r>
          <w:rPr/>
          <w:delText xml:space="preserve">(Giaretta and Zen 2026)</w:delText>
        </w:r>
      </w:del>
      <w:del w:id="1262" w:author="S. Chincholikar and R. Chawla" w:date="2026-10-07T00:00:00Z">
        <w:r>
          <w:rPr/>
          <w:delText xml:space="preserve"> </w:delText>
        </w:r>
      </w:del>
      <w:del w:id="1263" w:author="S. Chincholikar and R. Chawla" w:date="2026-10-07T00:00:00Z">
        <w:r>
          <w:rPr/>
          <w:delText xml:space="preserve">, and—most relevant here—to reliability evidence in</w:delText>
        </w:r>
      </w:del>
      <w:r>
        <w:t xml:space="preserve"> </w:t>
      </w:r>
      <w:ins w:id="1264" w:author="S. Chincholikar and R. Chawla" w:date="2026-10-07T00:00:00Z">
        <w:r>
          <w:rPr/>
          <w:t xml:space="preserve"> </w:t>
        </w:r>
      </w:ins>
      <w:ins w:id="1265" w:author="S. Chincholikar and R. Chawla" w:date="2026-10-07T00:00:00Z">
        <w:r>
          <w:rPr/>
          <w:t xml:space="preserve">(Lopez-Lira and Tang 2023; Kim et al. 2024; Fieberg et al. 2025; Horton 2023)</w:t>
        </w:r>
      </w:ins>
      <w:ins w:id="1266" w:author="S. Chincholikar and R. Chawla" w:date="2026-10-07T00:00:00Z">
        <w:r>
          <w:rPr/>
          <w:t xml:space="preserve"> </w:t>
        </w:r>
      </w:ins>
      <w:ins w:id="1267" w:author="S. Chincholikar and R. Chawla" w:date="2026-10-07T00:00:00Z">
        <w:r>
          <w:rPr/>
          <w:t xml:space="preserve"> </w:t>
        </w:r>
      </w:ins>
      <w:ins w:id="1268" w:author="S. Chincholikar and R. Chawla" w:date="2026-10-07T00:00:00Z">
        <w:r>
          <w:rPr/>
          <w:t xml:space="preserve">and, most relevant here, reliability evidence for</w:t>
        </w:r>
      </w:ins>
      <w:ins w:id="1269" w:author="S. Chincholikar and R. Chawla" w:date="2026-10-07T00:00:00Z">
        <w:r>
          <w:rPr/>
          <w:t xml:space="preserve"> </w:t>
        </w:r>
      </w:ins>
      <w:r>
        <w:t xml:space="preserve">banking supervision</w:t>
      </w:r>
      <w:r>
        <w:t xml:space="preserve"> </w:t>
      </w:r>
      <w:r>
        <w:t xml:space="preserve">(García-Llorente and Olmeda 2026)</w:t>
      </w:r>
      <w:del w:id="1270" w:author="S. Chincholikar and R. Chawla" w:date="2026-10-07T00:00:00Z">
        <w:r>
          <w:rPr/>
          <w:delText xml:space="preserve">. A parallel line warns that machine-generated scores and disclosures</w:delText>
        </w:r>
      </w:del>
      <w:del w:id="1271" w:author="S. Chincholikar and R. Chawla" w:date="2026-10-07T00:00:00Z">
        <w:r>
          <w:rPr/>
          <w:delText xml:space="preserve"> </w:delText>
        </w:r>
      </w:del>
      <w:del w:id="1272" w:author="S. Chincholikar and R. Chawla" w:date="2026-10-07T00:00:00Z">
        <w:r>
          <w:rPr/>
          <w:delText xml:space="preserve">can mislead,</w:delText>
        </w:r>
      </w:del>
      <w:del w:id="1273" w:author="S. Chincholikar and R. Chawla" w:date="2026-10-07T00:00:00Z">
        <w:r>
          <w:rPr/>
          <w:delText xml:space="preserve"> </w:delText>
        </w:r>
      </w:del>
      <w:del w:id="1274" w:author="S. Chincholikar and R. Chawla" w:date="2026-10-07T00:00:00Z">
        <w:r>
          <w:rPr/>
          <w:delText xml:space="preserve">from greenwashing in ESG scores  </w:delText>
        </w:r>
      </w:del>
      <w:del w:id="1275" w:author="S. Chincholikar and R. Chawla" w:date="2026-10-07T00:00:00Z">
        <w:r>
          <w:rPr/>
          <w:delText xml:space="preserve">(Kathan et al. 2025)</w:delText>
        </w:r>
      </w:del>
      <w:del w:id="1276" w:author="S. Chincholikar and R. Chawla" w:date="2026-10-07T00:00:00Z">
        <w:r>
          <w:rPr/>
          <w:delText xml:space="preserve"> </w:delText>
        </w:r>
      </w:del>
      <w:del w:id="1277" w:author="S. Chincholikar and R. Chawla" w:date="2026-10-07T00:00:00Z">
        <w:r>
          <w:rPr/>
          <w:delText xml:space="preserve"> </w:delText>
        </w:r>
      </w:del>
      <w:del w:id="1278" w:author="S. Chincholikar and R. Chawla" w:date="2026-10-07T00:00:00Z">
        <w:r>
          <w:rPr/>
          <w:delText xml:space="preserve">to</w:delText>
        </w:r>
      </w:del>
      <w:del w:id="1279" w:author="S. Chincholikar and R. Chawla" w:date="2026-10-07T00:00:00Z">
        <w:r>
          <w:rPr/>
          <w:delText xml:space="preserve"> </w:delText>
        </w:r>
      </w:del>
      <w:del w:id="1280" w:author="S. Chincholikar and R. Chawla" w:date="2026-10-07T00:00:00Z">
        <w:r>
          <w:rPr/>
          <w:delText xml:space="preserve">“AI washing”</w:delText>
        </w:r>
      </w:del>
      <w:del w:id="1281" w:author="S. Chincholikar and R. Chawla" w:date="2026-10-07T00:00:00Z">
        <w:r>
          <w:rPr/>
          <w:delText xml:space="preserve"> </w:delText>
        </w:r>
      </w:del>
      <w:del w:id="1282" w:author="S. Chincholikar and R. Chawla" w:date="2026-10-07T00:00:00Z">
        <w:r>
          <w:rPr/>
          <w:delText xml:space="preserve">in corporate</w:delText>
        </w:r>
      </w:del>
      <w:del w:id="1283" w:author="S. Chincholikar and R. Chawla" w:date="2026-10-07T00:00:00Z">
        <w:r>
          <w:rPr/>
          <w:delText xml:space="preserve"> </w:delText>
        </w:r>
      </w:del>
      <w:del w:id="1284" w:author="S. Chincholikar and R. Chawla" w:date="2026-10-07T00:00:00Z">
        <w:r>
          <w:rPr/>
          <w:delText xml:space="preserve">disclosure  </w:delText>
        </w:r>
      </w:del>
      <w:del w:id="1285" w:author="S. Chincholikar and R. Chawla" w:date="2026-10-07T00:00:00Z">
        <w:r>
          <w:rPr/>
          <w:delText xml:space="preserve">(Song et al. 2026)</w:delText>
        </w:r>
      </w:del>
      <w:del w:id="1286" w:author="S. Chincholikar and R. Chawla" w:date="2026-10-07T00:00:00Z">
        <w:r>
          <w:rPr/>
          <w:delText xml:space="preserve"> </w:delText>
        </w:r>
      </w:del>
      <w:del w:id="1287" w:author="S. Chincholikar and R. Chawla" w:date="2026-10-07T00:00:00Z">
        <w:r>
          <w:rPr/>
          <w:delText xml:space="preserve">, while broader analyses consider AI’s systemic and macroeconomic</w:delText>
        </w:r>
      </w:del>
      <w:del w:id="1288" w:author="S. Chincholikar and R. Chawla" w:date="2026-10-07T00:00:00Z">
        <w:r>
          <w:rPr/>
          <w:delText xml:space="preserve"> </w:delText>
        </w:r>
      </w:del>
      <w:del w:id="1289" w:author="S. Chincholikar and R. Chawla" w:date="2026-10-07T00:00:00Z">
        <w:r>
          <w:rPr/>
          <w:delText xml:space="preserve">footprint, from agent-based market (in)stability  </w:delText>
        </w:r>
      </w:del>
      <w:del w:id="1290" w:author="S. Chincholikar and R. Chawla" w:date="2026-10-07T00:00:00Z">
        <w:r>
          <w:rPr/>
          <w:delText xml:space="preserve">(Llacay and Peffer 2026)</w:delText>
        </w:r>
      </w:del>
      <w:del w:id="1291" w:author="S. Chincholikar and R. Chawla" w:date="2026-10-07T00:00:00Z">
        <w:r>
          <w:rPr/>
          <w:delText xml:space="preserve"> </w:delText>
        </w:r>
      </w:del>
      <w:del w:id="1292" w:author="S. Chincholikar and R. Chawla" w:date="2026-10-07T00:00:00Z">
        <w:r>
          <w:rPr/>
          <w:delText xml:space="preserve"> </w:delText>
        </w:r>
      </w:del>
      <w:del w:id="1293" w:author="S. Chincholikar and R. Chawla" w:date="2026-10-07T00:00:00Z">
        <w:r>
          <w:rPr/>
          <w:delText xml:space="preserve">to the skill premium</w:delText>
        </w:r>
      </w:del>
      <w:del w:id="1294" w:author="S. Chincholikar and R. Chawla" w:date="2026-10-07T00:00:00Z">
        <w:r>
          <w:rPr/>
          <w:delText xml:space="preserve"> </w:delText>
        </w:r>
      </w:del>
      <w:del w:id="1295" w:author="S. Chincholikar and R. Chawla" w:date="2026-10-07T00:00:00Z">
        <w:r>
          <w:rPr/>
          <w:delText xml:space="preserve"> </w:delText>
        </w:r>
      </w:del>
      <w:del w:id="1296" w:author="S. Chincholikar and R. Chawla" w:date="2026-10-07T00:00:00Z">
        <w:r>
          <w:rPr/>
          <w:delText xml:space="preserve">(Bloom et al. 2025)</w:delText>
        </w:r>
      </w:del>
      <w:r>
        <w:t xml:space="preserve"> </w:t>
      </w:r>
      <w:ins w:id="1297" w:author="S. Chincholikar and R. Chawla" w:date="2026-10-07T00:00:00Z">
        <w:r>
          <w:rPr/>
          <w:t xml:space="preserve">,</w:t>
        </w:r>
      </w:ins>
      <w:ins w:id="1298" w:author="S. Chincholikar and R. Chawla" w:date="2026-10-07T00:00:00Z">
        <w:r>
          <w:rPr/>
          <w:t xml:space="preserve"> </w:t>
        </w:r>
      </w:ins>
      <w:ins w:id="1299" w:author="S. Chincholikar and R. Chawla" w:date="2026-10-07T00:00:00Z">
        <w:r>
          <w:rPr/>
          <w:t xml:space="preserve">with related work measuring policy uncertainty and AI-firm financing</w:t>
        </w:r>
      </w:ins>
      <w:ins w:id="1300" w:author="S. Chincholikar and R. Chawla" w:date="2026-10-07T00:00:00Z">
        <w:r>
          <w:rPr/>
          <w:t xml:space="preserve"> </w:t>
        </w:r>
      </w:ins>
      <w:ins w:id="1301" w:author="S. Chincholikar and R. Chawla" w:date="2026-10-07T00:00:00Z">
        <w:r>
          <w:rPr/>
          <w:t xml:space="preserve"> </w:t>
        </w:r>
      </w:ins>
      <w:ins w:id="1302" w:author="S. Chincholikar and R. Chawla" w:date="2026-10-07T00:00:00Z">
        <w:r>
          <w:rPr/>
          <w:t xml:space="preserve">(Ito et al. 2025; Giaretta and Zen 2026)</w:t>
        </w:r>
      </w:ins>
      <w:ins w:id="1303" w:author="S. Chincholikar and R. Chawla" w:date="2026-10-07T00:00:00Z">
        <w:r>
          <w:rPr/>
          <w:t xml:space="preserve"> </w:t>
        </w:r>
      </w:ins>
      <w:r>
        <w:t xml:space="preserve">. Most closely,</w:t>
      </w:r>
      <w:r>
        <w:t xml:space="preserve"> </w:t>
      </w:r>
      <w:r>
        <w:t xml:space="preserve">Hens and Nordlie (2025)</w:t>
      </w:r>
      <w:r>
        <w:t xml:space="preserve"> </w:t>
      </w:r>
      <w:r>
        <w:t xml:space="preserve">compare the risk profiles LLMs produce for investors</w:t>
      </w:r>
      <w:r>
        <w:t xml:space="preserve"> </w:t>
      </w:r>
      <w:r>
        <w:t xml:space="preserve">with those of experienced bankers, finding relatively small differences in the levels of risk</w:t>
      </w:r>
      <w:r>
        <w:t xml:space="preserve"> </w:t>
      </w:r>
      <w:r>
        <w:t xml:space="preserve">assigned, although the models give weaker explanations. We examine a different dimension of</w:t>
      </w:r>
      <w:r>
        <w:t xml:space="preserve"> </w:t>
      </w:r>
      <w:del w:id="1304" w:author="S. Chincholikar and R. Chawla" w:date="2026-10-07T00:00:00Z">
        <w:r>
          <w:rPr/>
          <w:delText xml:space="preserve">reliability—whether</w:delText>
        </w:r>
      </w:del>
      <w:r>
        <w:t xml:space="preserve"> </w:t>
      </w:r>
      <w:ins w:id="1305" w:author="S. Chincholikar and R. Chawla" w:date="2026-10-07T00:00:00Z">
        <w:r>
          <w:rPr/>
          <w:t xml:space="preserve">reliability: whether</w:t>
        </w:r>
      </w:ins>
      <w:ins w:id="1306" w:author="S. Chincholikar and R. Chawla" w:date="2026-10-07T00:00:00Z">
        <w:r>
          <w:rPr/>
          <w:t xml:space="preserve"> </w:t>
        </w:r>
      </w:ins>
      <w:r>
        <w:t xml:space="preserve">an LLM alters its credit assessment in response to</w:t>
      </w:r>
      <w:r>
        <w:t xml:space="preserve"> </w:t>
      </w:r>
      <w:del w:id="1307" w:author="S. Chincholikar and R. Chawla" w:date="2026-10-07T00:00:00Z">
        <w:r>
          <w:rPr/>
          <w:delText xml:space="preserve">economically irrelevant</w:delText>
        </w:r>
      </w:del>
      <w:r>
        <w:t xml:space="preserve"> </w:t>
      </w:r>
      <w:ins w:id="1308" w:author="S. Chincholikar and R. Chawla" w:date="2026-10-07T00:00:00Z">
        <w:r>
          <w:rPr/>
          <w:t xml:space="preserve">rating-irrelevant</w:t>
        </w:r>
      </w:ins>
      <w:ins w:id="1309" w:author="S. Chincholikar and R. Chawla" w:date="2026-10-07T00:00:00Z">
        <w:r>
          <w:rPr/>
          <w:t xml:space="preserve"> </w:t>
        </w:r>
      </w:ins>
      <w:r>
        <w:t xml:space="preserve">changes in the macroeconomic context surrounding otherwise identical firm information.</w:t>
      </w:r>
    </w:p>
    <w:p>
      <w:pPr>
        <w:pStyle w:val="BodyText"/>
      </w:pPr>
      <w:del w:id="1310" w:author="S. Chincholikar and R. Chawla" w:date="2026-10-07T00:00:00Z">
        <w:r>
          <w:rPr/>
          <w:delText xml:space="preserve">The third strand is the susceptibility of LLM outputs to framing and contextual information. Prior</w:delText>
        </w:r>
      </w:del>
      <w:del w:id="1311" w:author="S. Chincholikar and R. Chawla" w:date="2026-10-07T00:00:00Z">
        <w:r>
          <w:rPr/>
          <w:delText xml:space="preserve"> </w:delText>
        </w:r>
      </w:del>
      <w:del w:id="1312" w:author="S. Chincholikar and R. Chawla" w:date="2026-10-07T00:00:00Z">
        <w:r>
          <w:rPr/>
          <w:delText xml:space="preserve">work documents anchoring, framing effects, and imperfect calibration</w:delText>
        </w:r>
      </w:del>
      <w:r>
        <w:t xml:space="preserve"> </w:t>
      </w:r>
      <w:ins w:id="1313" w:author="S. Chincholikar and R. Chawla" w:date="2026-10-07T00:00:00Z">
        <w:r>
          <w:rPr/>
          <w:t xml:space="preserve">Anchoring, framing and elicitation-dependent calibration are documented</w:t>
        </w:r>
      </w:ins>
      <w:ins w:id="1314" w:author="S. Chincholikar and R. Chawla" w:date="2026-10-07T00:00:00Z">
        <w:r>
          <w:rPr/>
          <w:t xml:space="preserve"> </w:t>
        </w:r>
      </w:ins>
      <w:r>
        <w:t xml:space="preserve">in language-model decisions</w:t>
      </w:r>
      <w:r>
        <w:t xml:space="preserve"> </w:t>
      </w:r>
      <w:del w:id="1315" w:author="S. Chincholikar and R. Chawla" w:date="2026-10-07T00:00:00Z">
        <w:r>
          <w:rPr/>
          <w:delText xml:space="preserve"> </w:delText>
        </w:r>
      </w:del>
      <w:del w:id="1316" w:author="S. Chincholikar and R. Chawla" w:date="2026-10-07T00:00:00Z">
        <w:r>
          <w:rPr/>
          <w:delText xml:space="preserve">(Tversky and Kahneman 1974, 1981; Binz and Schulz 2023;</w:delText>
        </w:r>
      </w:del>
      <w:del w:id="1317" w:author="S. Chincholikar and R. Chawla" w:date="2026-10-07T00:00:00Z">
        <w:r>
          <w:rPr/>
          <w:delText xml:space="preserve"> </w:delText>
        </w:r>
      </w:del>
      <w:del w:id="1318" w:author="S. Chincholikar and R. Chawla" w:date="2026-10-07T00:00:00Z">
        <w:r>
          <w:rPr/>
          <w:delText xml:space="preserve">Kadavath et al.</w:delText>
        </w:r>
      </w:del>
      <w:del w:id="1319" w:author="S. Chincholikar and R. Chawla" w:date="2026-10-07T00:00:00Z">
        <w:r>
          <w:rPr/>
          <w:delText xml:space="preserve"> </w:delText>
        </w:r>
      </w:del>
      <w:del w:id="1320" w:author="S. Chincholikar and R. Chawla" w:date="2026-10-07T00:00:00Z">
        <w:r>
          <w:rPr/>
          <w:delText xml:space="preserve">2022)</w:delText>
        </w:r>
      </w:del>
      <w:del w:id="1321" w:author="S. Chincholikar and R. Chawla" w:date="2026-10-07T00:00:00Z">
        <w:r>
          <w:rPr/>
          <w:delText xml:space="preserve"> </w:delText>
        </w:r>
      </w:del>
      <w:del w:id="1322" w:author="S. Chincholikar and R. Chawla" w:date="2026-10-07T00:00:00Z">
        <w:r>
          <w:rPr/>
          <w:delText xml:space="preserve">, and shows that</w:delText>
        </w:r>
      </w:del>
      <w:r>
        <w:t xml:space="preserve"> </w:t>
      </w:r>
      <w:ins w:id="1323" w:author="S. Chincholikar and R. Chawla" w:date="2026-10-07T00:00:00Z">
        <w:r>
          <w:rPr/>
          <w:t xml:space="preserve"> </w:t>
        </w:r>
      </w:ins>
      <w:ins w:id="1324" w:author="S. Chincholikar and R. Chawla" w:date="2026-10-07T00:00:00Z">
        <w:r>
          <w:rPr/>
          <w:t xml:space="preserve">(Binz and Schulz 2023;</w:t>
        </w:r>
      </w:ins>
      <w:ins w:id="1325" w:author="S. Chincholikar and R. Chawla" w:date="2026-10-07T00:00:00Z">
        <w:r>
          <w:rPr/>
          <w:t xml:space="preserve"> </w:t>
        </w:r>
      </w:ins>
      <w:ins w:id="1326" w:author="S. Chincholikar and R. Chawla" w:date="2026-10-07T00:00:00Z">
        <w:r>
          <w:rPr/>
          <w:t xml:space="preserve">Kadavath et al.</w:t>
        </w:r>
      </w:ins>
      <w:ins w:id="1327" w:author="S. Chincholikar and R. Chawla" w:date="2026-10-07T00:00:00Z">
        <w:r>
          <w:rPr/>
          <w:t xml:space="preserve"> </w:t>
        </w:r>
      </w:ins>
      <w:ins w:id="1328" w:author="S. Chincholikar and R. Chawla" w:date="2026-10-07T00:00:00Z">
        <w:r>
          <w:rPr/>
          <w:t xml:space="preserve">2022)</w:t>
        </w:r>
      </w:ins>
      <w:ins w:id="1329" w:author="S. Chincholikar and R. Chawla" w:date="2026-10-07T00:00:00Z">
        <w:r>
          <w:rPr/>
          <w:t xml:space="preserve"> </w:t>
        </w:r>
      </w:ins>
      <w:ins w:id="1330" w:author="S. Chincholikar and R. Chawla" w:date="2026-10-07T00:00:00Z">
        <w:r>
          <w:rPr/>
          <w:t xml:space="preserve">, echoing the classical human framing literature</w:t>
        </w:r>
      </w:ins>
      <w:ins w:id="1331" w:author="S. Chincholikar and R. Chawla" w:date="2026-10-07T00:00:00Z">
        <w:r>
          <w:rPr/>
          <w:t xml:space="preserve"> </w:t>
        </w:r>
      </w:ins>
      <w:ins w:id="1332" w:author="S. Chincholikar and R. Chawla" w:date="2026-10-07T00:00:00Z">
        <w:r>
          <w:rPr/>
          <w:t xml:space="preserve"> </w:t>
        </w:r>
      </w:ins>
      <w:ins w:id="1333" w:author="S. Chincholikar and R. Chawla" w:date="2026-10-07T00:00:00Z">
        <w:r>
          <w:rPr/>
          <w:t xml:space="preserve">(Tversky and Kahneman 1974, 1981)</w:t>
        </w:r>
      </w:ins>
      <w:ins w:id="1334" w:author="S. Chincholikar and R. Chawla" w:date="2026-10-07T00:00:00Z">
        <w:r>
          <w:rPr/>
          <w:t xml:space="preserve"> </w:t>
        </w:r>
      </w:ins>
      <w:ins w:id="1335" w:author="S. Chincholikar and R. Chawla" w:date="2026-10-07T00:00:00Z">
        <w:r>
          <w:rPr/>
          <w:t xml:space="preserve">, and</w:t>
        </w:r>
      </w:ins>
      <w:ins w:id="1336" w:author="S. Chincholikar and R. Chawla" w:date="2026-10-07T00:00:00Z">
        <w:r>
          <w:rPr/>
          <w:t xml:space="preserve"> </w:t>
        </w:r>
      </w:ins>
      <w:r>
        <w:t xml:space="preserve">shared foundation models can homogenise decisions across</w:t>
      </w:r>
      <w:r>
        <w:t xml:space="preserve"> </w:t>
      </w:r>
      <w:r>
        <w:t xml:space="preserve">users</w:t>
      </w:r>
      <w:r>
        <w:t xml:space="preserve"> </w:t>
      </w:r>
      <w:r>
        <w:t xml:space="preserve">(Bommasani et al. 2022)</w:t>
      </w:r>
      <w:r>
        <w:t xml:space="preserve">. In our setting these behavioural properties</w:t>
      </w:r>
      <w:r>
        <w:t xml:space="preserve"> </w:t>
      </w:r>
      <w:r>
        <w:t xml:space="preserve">connect to a specific financial mechanism: if the macroeconomic context</w:t>
      </w:r>
      <w:r>
        <w:t xml:space="preserve"> </w:t>
      </w:r>
      <w:del w:id="1337" w:author="S. Chincholikar and R. Chawla" w:date="2026-10-07T00:00:00Z">
        <w:r>
          <w:rPr/>
          <w:delText xml:space="preserve">systematically</w:delText>
        </w:r>
      </w:del>
      <w:r>
        <w:t xml:space="preserve"> </w:t>
      </w:r>
      <w:r>
        <w:t xml:space="preserve">affects credit ratings</w:t>
      </w:r>
      <w:r>
        <w:t xml:space="preserve"> </w:t>
      </w:r>
      <w:del w:id="1338" w:author="S. Chincholikar and R. Chawla" w:date="2026-10-07T00:00:00Z">
        <w:r>
          <w:rPr/>
          <w:delText xml:space="preserve">even when the underlying firm</w:delText>
        </w:r>
      </w:del>
      <w:del w:id="1339" w:author="S. Chincholikar and R. Chawla" w:date="2026-10-07T00:00:00Z">
        <w:r>
          <w:rPr/>
          <w:delText xml:space="preserve"> </w:delText>
        </w:r>
      </w:del>
      <w:del w:id="1340" w:author="S. Chincholikar and R. Chawla" w:date="2026-10-07T00:00:00Z">
        <w:r>
          <w:rPr/>
          <w:delText xml:space="preserve">fundamentals do not change</w:delText>
        </w:r>
      </w:del>
      <w:ins w:id="1341" w:author="S. Chincholikar and R. Chawla" w:date="2026-10-07T00:00:00Z">
        <w:r>
          <w:rPr/>
          <w:t xml:space="preserve">while firm</w:t>
        </w:r>
      </w:ins>
      <w:ins w:id="1342" w:author="S. Chincholikar and R. Chawla" w:date="2026-10-07T00:00:00Z">
        <w:r>
          <w:rPr/>
          <w:t xml:space="preserve"> </w:t>
        </w:r>
      </w:ins>
      <w:ins w:id="1343" w:author="S. Chincholikar and R. Chawla" w:date="2026-10-07T00:00:00Z">
        <w:r>
          <w:rPr/>
          <w:t xml:space="preserve">fundamentals are held fixed</w:t>
        </w:r>
      </w:ins>
      <w:r>
        <w:t xml:space="preserve">, contextual sensitivity translates directly into rating procyclicality.</w:t>
      </w:r>
    </w:p>
    <w:bookmarkEnd w:id="10"/>
    <w:bookmarkStart w:id="11" w:name="sec:design"/>
    <w:p>
      <w:pPr>
        <w:pStyle w:val="Heading1"/>
      </w:pPr>
      <w:r>
        <w:t xml:space="preserve">Design and identification</w:t>
      </w:r>
    </w:p>
    <w:p>
      <w:pPr>
        <w:pStyle w:val="FirstParagraph"/>
      </w:pPr>
      <w:r>
        <w:t xml:space="preserve">The unit of analysis is a rating cell = (model, prompt framing, seed, firm, macro state). We</w:t>
      </w:r>
      <w:r>
        <w:t xml:space="preserve"> </w:t>
      </w:r>
      <w:r>
        <w:t xml:space="preserve">construct 80 synthetic firms spanning five credit-quality tiers and eight sectors, and characterise</w:t>
      </w:r>
      <w:r>
        <w:t xml:space="preserve"> </w:t>
      </w:r>
      <w:r>
        <w:t xml:space="preserve">each firm using the same set of credit fundamentals: revenue growth, EBITDA margin, leverage, interest</w:t>
      </w:r>
      <w:r>
        <w:t xml:space="preserve"> </w:t>
      </w:r>
      <w:r>
        <w:t xml:space="preserve">coverage, free cash flow, liquidity, and Altman-style financial ratios</w:t>
      </w:r>
      <w:r>
        <w:t xml:space="preserve"> </w:t>
      </w:r>
      <w:r>
        <w:t xml:space="preserve">(Altman 1968)</w:t>
      </w:r>
      <w:r>
        <w:t xml:space="preserve">. The</w:t>
      </w:r>
      <w:r>
        <w:t xml:space="preserve"> </w:t>
      </w:r>
      <w:r>
        <w:t xml:space="preserve">information about each firm presented to the models is the same in all experimental conditions</w:t>
      </w:r>
      <w:del w:id="1344" w:author="S. Chincholikar and R. Chawla" w:date="2026-10-07T00:00:00Z">
        <w:r>
          <w:rPr/>
          <w:delText xml:space="preserve">; each</w:delText>
        </w:r>
      </w:del>
      <w:r>
        <w:t xml:space="preserve"> </w:t>
      </w:r>
      <w:ins w:id="1345" w:author="S. Chincholikar and R. Chawla" w:date="2026-10-07T00:00:00Z">
        <w:r>
          <w:rPr/>
          <w:t xml:space="preserve">. Each</w:t>
        </w:r>
      </w:ins>
      <w:ins w:id="1346" w:author="S. Chincholikar and R. Chawla" w:date="2026-10-07T00:00:00Z">
        <w:r>
          <w:rPr/>
          <w:t xml:space="preserve"> </w:t>
        </w:r>
      </w:ins>
      <w:r>
        <w:t xml:space="preserve">firm’s fundamentals are serialised once and reused byte-identically under every macro state. Following</w:t>
      </w:r>
      <w:r>
        <w:t xml:space="preserve"> </w:t>
      </w:r>
      <w:r>
        <w:t xml:space="preserve">this, we merely alter the model’s exposure to the macroeconomic environment by switching it between</w:t>
      </w:r>
      <w:r>
        <w:t xml:space="preserve"> </w:t>
      </w:r>
      <w:r>
        <w:t xml:space="preserve">five ordered</w:t>
      </w:r>
      <w:r>
        <w:t xml:space="preserve"> </w:t>
      </w:r>
      <w:del w:id="1347" w:author="S. Chincholikar and R. Chawla" w:date="2026-10-07T00:00:00Z">
        <w:r>
          <w:rPr/>
          <w:delText xml:space="preserve">states—boom</w:delText>
        </w:r>
      </w:del>
      <w:ins w:id="1348" w:author="S. Chincholikar and R. Chawla" w:date="2026-10-07T00:00:00Z">
        <w:r>
          <w:rPr/>
          <w:t xml:space="preserve">states: boom</w:t>
        </w:r>
      </w:ins>
      <w:r>
        <w:t xml:space="preserve">, expansion, neutral, slowdown, and severe recession (severity</w:t>
      </w:r>
      <w:r>
        <w:t xml:space="preserve"> </w:t>
      </w:r>
      <w:r>
        <w:t xml:space="preserve">-2…+2). A common set of macroeconomic indicators is used to represent each state, including GDP</w:t>
      </w:r>
      <w:r>
        <w:t xml:space="preserve"> </w:t>
      </w:r>
      <w:r>
        <w:t xml:space="preserve">growth, unemployment, credit spreads, default rates, and lending standards. No calendar dates are</w:t>
      </w:r>
      <w:r>
        <w:t xml:space="preserve"> </w:t>
      </w:r>
      <w:r>
        <w:t xml:space="preserve">given, reducing the chance that a model associates a situation with a particular historical event.</w:t>
      </w:r>
    </w:p>
    <w:p>
      <w:pPr>
        <w:pStyle w:val="BodyText"/>
      </w:pPr>
      <w:r>
        <w:t xml:space="preserve">To strengthen identification, we add two controls. We first generate a matched placebo condition</w:t>
      </w:r>
      <w:r>
        <w:t xml:space="preserve"> </w:t>
      </w:r>
      <w:r>
        <w:t xml:space="preserve">carrying credit-irrelevant information about regional weather and traffic. The placebo</w:t>
      </w:r>
      <w:r>
        <w:t xml:space="preserve"> </w:t>
      </w:r>
      <w:del w:id="1349" w:author="S. Chincholikar and R. Chawla" w:date="2026-10-07T00:00:00Z">
        <w:r>
          <w:rPr/>
          <w:delText xml:space="preserve">has the same</w:delText>
        </w:r>
      </w:del>
      <w:del w:id="1350" w:author="S. Chincholikar and R. Chawla" w:date="2026-10-07T00:00:00Z">
        <w:r>
          <w:rPr/>
          <w:delText xml:space="preserve"> </w:delText>
        </w:r>
      </w:del>
      <w:del w:id="1351" w:author="S. Chincholikar and R. Chawla" w:date="2026-10-07T00:00:00Z">
        <w:r>
          <w:rPr/>
          <w:delText xml:space="preserve">format and a similar amount of numerical</w:delText>
        </w:r>
      </w:del>
      <w:del w:id="1352" w:author="S. Chincholikar and R. Chawla" w:date="2026-10-07T00:00:00Z">
        <w:r>
          <w:rPr/>
          <w:delText xml:space="preserve"> </w:delText>
        </w:r>
      </w:del>
      <w:del w:id="1353" w:author="S. Chincholikar and R. Chawla" w:date="2026-10-07T00:00:00Z">
        <w:r>
          <w:rPr/>
          <w:delText xml:space="preserve">information as the macroeconomic scenarios but should not</w:delText>
        </w:r>
      </w:del>
      <w:del w:id="1354" w:author="S. Chincholikar and R. Chawla" w:date="2026-10-07T00:00:00Z">
        <w:r>
          <w:rPr/>
          <w:delText xml:space="preserve"> </w:delText>
        </w:r>
      </w:del>
      <w:del w:id="1355" w:author="S. Chincholikar and R. Chawla" w:date="2026-10-07T00:00:00Z">
        <w:r>
          <w:rPr/>
          <w:delText xml:space="preserve">affect a firm’s creditworthiness; it helps us differentiate</w:delText>
        </w:r>
      </w:del>
      <w:r>
        <w:t xml:space="preserve"> </w:t>
      </w:r>
      <w:ins w:id="1356" w:author="S. Chincholikar and R. Chawla" w:date="2026-10-07T00:00:00Z">
        <w:r>
          <w:rPr/>
          <w:t xml:space="preserve">matches the macro scenarios in format and numerical</w:t>
        </w:r>
      </w:ins>
      <w:ins w:id="1357" w:author="S. Chincholikar and R. Chawla" w:date="2026-10-07T00:00:00Z">
        <w:r>
          <w:rPr/>
          <w:t xml:space="preserve"> </w:t>
        </w:r>
      </w:ins>
      <w:ins w:id="1358" w:author="S. Chincholikar and R. Chawla" w:date="2026-10-07T00:00:00Z">
        <w:r>
          <w:rPr/>
          <w:t xml:space="preserve">density but is credit-irrelevant, so it separates</w:t>
        </w:r>
      </w:ins>
      <w:ins w:id="1359" w:author="S. Chincholikar and R. Chawla" w:date="2026-10-07T00:00:00Z">
        <w:r>
          <w:rPr/>
          <w:t xml:space="preserve"> </w:t>
        </w:r>
      </w:ins>
      <w:r>
        <w:t xml:space="preserve">macroeconomic sensitivity from a</w:t>
      </w:r>
      <w:r>
        <w:t xml:space="preserve"> </w:t>
      </w:r>
      <w:del w:id="1360" w:author="S. Chincholikar and R. Chawla" w:date="2026-10-07T00:00:00Z">
        <w:r>
          <w:rPr/>
          <w:delText xml:space="preserve">more</w:delText>
        </w:r>
      </w:del>
      <w:r>
        <w:t xml:space="preserve"> </w:t>
      </w:r>
      <w:r>
        <w:t xml:space="preserve">general tendency to</w:t>
      </w:r>
      <w:r>
        <w:t xml:space="preserve"> </w:t>
      </w:r>
      <w:r>
        <w:t xml:space="preserve">respond to changing</w:t>
      </w:r>
      <w:r>
        <w:t xml:space="preserve"> </w:t>
      </w:r>
      <w:del w:id="1361" w:author="S. Chincholikar and R. Chawla" w:date="2026-10-07T00:00:00Z">
        <w:r>
          <w:rPr/>
          <w:delText xml:space="preserve">contextual information, and the</w:delText>
        </w:r>
      </w:del>
      <w:r>
        <w:t xml:space="preserve"> </w:t>
      </w:r>
      <w:ins w:id="1362" w:author="S. Chincholikar and R. Chawla" w:date="2026-10-07T00:00:00Z">
        <w:r>
          <w:rPr/>
          <w:t xml:space="preserve">context. The</w:t>
        </w:r>
      </w:ins>
      <w:ins w:id="1363" w:author="S. Chincholikar and R. Chawla" w:date="2026-10-07T00:00:00Z">
        <w:r>
          <w:rPr/>
          <w:t xml:space="preserve"> </w:t>
        </w:r>
      </w:ins>
      <w:r>
        <w:t xml:space="preserve">net (macro minus placebo) coefficient is the demand-effect-adjusted</w:t>
      </w:r>
      <w:r>
        <w:t xml:space="preserve"> </w:t>
      </w:r>
      <w:r>
        <w:t xml:space="preserve">cyclicality. Second,</w:t>
      </w:r>
      <w:r>
        <w:t xml:space="preserve"> </w:t>
      </w:r>
      <w:del w:id="1364" w:author="S. Chincholikar and R. Chawla" w:date="2026-10-07T00:00:00Z">
        <w:r>
          <w:rPr/>
          <w:delText xml:space="preserve">we keep the same random seed for a given firm and prompt framing across all macroeconomic</w:delText>
        </w:r>
      </w:del>
      <w:r>
        <w:t xml:space="preserve"> </w:t>
      </w:r>
      <w:ins w:id="1365" w:author="S. Chincholikar and R. Chawla" w:date="2026-10-07T00:00:00Z">
        <w:r>
          <w:rPr/>
          <w:t xml:space="preserve">a firm and framing keep the same seed across all macro</w:t>
        </w:r>
      </w:ins>
      <w:ins w:id="1366" w:author="S. Chincholikar and R. Chawla" w:date="2026-10-07T00:00:00Z">
        <w:r>
          <w:rPr/>
          <w:t xml:space="preserve"> </w:t>
        </w:r>
      </w:ins>
      <w:r>
        <w:t xml:space="preserve">states, so</w:t>
      </w:r>
      <w:r>
        <w:t xml:space="preserve"> </w:t>
      </w:r>
      <w:del w:id="1367" w:author="S. Chincholikar and R. Chawla" w:date="2026-10-07T00:00:00Z">
        <w:r>
          <w:rPr/>
          <w:delText xml:space="preserve">that sampling</w:delText>
        </w:r>
      </w:del>
      <w:del w:id="1368" w:author="S. Chincholikar and R. Chawla" w:date="2026-10-07T00:00:00Z">
        <w:r>
          <w:rPr/>
          <w:delText xml:space="preserve"> </w:delText>
        </w:r>
      </w:del>
      <w:del w:id="1369" w:author="S. Chincholikar and R. Chawla" w:date="2026-10-07T00:00:00Z">
        <w:r>
          <w:rPr/>
          <w:delText xml:space="preserve">variation cannot be</w:delText>
        </w:r>
      </w:del>
      <w:del w:id="1370" w:author="S. Chincholikar and R. Chawla" w:date="2026-10-07T00:00:00Z">
        <w:r>
          <w:rPr/>
          <w:delText xml:space="preserve"> </w:delText>
        </w:r>
      </w:del>
      <w:del w:id="1371" w:author="S. Chincholikar and R. Chawla" w:date="2026-10-07T00:00:00Z">
        <w:r>
          <w:rPr/>
          <w:delText xml:space="preserve">misinterpreted as a cyclical effect</w:delText>
        </w:r>
      </w:del>
      <w:ins w:id="1372" w:author="S. Chincholikar and R. Chawla" w:date="2026-10-07T00:00:00Z">
        <w:r>
          <w:rPr/>
          <w:t xml:space="preserve">sampling</w:t>
        </w:r>
      </w:ins>
      <w:ins w:id="1373" w:author="S. Chincholikar and R. Chawla" w:date="2026-10-07T00:00:00Z">
        <w:r>
          <w:rPr/>
          <w:t xml:space="preserve"> </w:t>
        </w:r>
      </w:ins>
      <w:ins w:id="1374" w:author="S. Chincholikar and R. Chawla" w:date="2026-10-07T00:00:00Z">
        <w:r>
          <w:rPr/>
          <w:t xml:space="preserve">variation is not systematically related to the macro state</w:t>
        </w:r>
      </w:ins>
      <w:r>
        <w:t xml:space="preserve">. Each assessment produces a letter credit rating (mapped to an</w:t>
      </w:r>
      <w:r>
        <w:t xml:space="preserve"> </w:t>
      </w:r>
      <w:r>
        <w:t xml:space="preserve">S&amp;P notch on a 21-point scale) and a one-year probability of default (PD).</w:t>
      </w:r>
    </w:p>
    <w:p>
      <w:pPr>
        <w:pStyle w:val="BodyText"/>
      </w:pPr>
      <w:r>
        <w:t xml:space="preserve">We consider four prompt framings: a terse baseline, a point-in-time instruction, an explicit</w:t>
      </w:r>
      <w:r>
        <w:t xml:space="preserve"> </w:t>
      </w:r>
      <w:r>
        <w:t xml:space="preserve">through-the-cycle instruction, and a generic</w:t>
      </w:r>
      <w:r>
        <w:t xml:space="preserve"> </w:t>
      </w:r>
      <w:r>
        <w:t xml:space="preserve">“be stable”</w:t>
      </w:r>
      <w:r>
        <w:t xml:space="preserve"> </w:t>
      </w:r>
      <w:r>
        <w:t xml:space="preserve">instruction that makes no reference to the</w:t>
      </w:r>
      <w:r>
        <w:t xml:space="preserve"> </w:t>
      </w:r>
      <w:r>
        <w:t xml:space="preserve">credit cycle. The experiment uses</w:t>
      </w:r>
      <w:r>
        <w:t xml:space="preserve"> </w:t>
      </w:r>
      <w:del w:id="1375" w:author="S. Chincholikar and R. Chawla" w:date="2026-10-07T00:00:00Z">
        <w:r>
          <w:rPr/>
          <w:delText xml:space="preserve">five production-tier models from two families—three</w:delText>
        </w:r>
      </w:del>
      <w:r>
        <w:t xml:space="preserve"> </w:t>
      </w:r>
      <w:ins w:id="1376" w:author="S. Chincholikar and R. Chawla" w:date="2026-10-07T00:00:00Z">
        <w:r>
          <w:rPr/>
          <w:t xml:space="preserve">seven models spanning the full capability range of two families: four</w:t>
        </w:r>
      </w:ins>
      <w:ins w:id="1377" w:author="S. Chincholikar and R. Chawla" w:date="2026-10-07T00:00:00Z">
        <w:r>
          <w:rPr/>
          <w:t xml:space="preserve"> </w:t>
        </w:r>
      </w:ins>
      <w:r>
        <w:t xml:space="preserve">from OpenAI</w:t>
      </w:r>
      <w:r>
        <w:t xml:space="preserve"> </w:t>
      </w:r>
      <w:r>
        <w:t xml:space="preserve">(</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del w:id="1378" w:author="S. Chincholikar and R. Chawla" w:date="2026-10-07T00:00:00Z">
        <w:r>
          <w:rPr/>
          <w:delText xml:space="preserve">) and two Google</w:delText>
        </w:r>
      </w:del>
      <w:del w:id="1379" w:author="S. Chincholikar and R. Chawla" w:date="2026-10-07T00:00:00Z">
        <w:r>
          <w:rPr/>
          <w:delText xml:space="preserve"> </w:delText>
        </w:r>
      </w:del>
      <w:del w:id="1380" w:author="S. Chincholikar and R. Chawla" w:date="2026-10-07T00:00:00Z">
        <w:r>
          <w:rPr/>
          <w:delText xml:space="preserve">Gemini Flash-tier models</w:delText>
        </w:r>
      </w:del>
      <w:del w:id="1381" w:author="S. Chincholikar and R. Chawla" w:date="2026-10-07T00:00:00Z">
        <w:r>
          <w:rPr/>
          <w:delText xml:space="preserve"> </w:delText>
        </w:r>
      </w:del>
      <w:del w:id="1382" w:author="S. Chincholikar and R. Chawla" w:date="2026-10-07T00:00:00Z">
        <w:r>
          <w:rPr/>
          <w:delText xml:space="preserve">accessed via the</w:delText>
        </w:r>
      </w:del>
      <w:r>
        <w:t xml:space="preserve"> </w:t>
      </w:r>
      <w:del w:id="1383" w:author="S. Chincholikar and R. Chawla" w:date="2026-10-07T00:00:00Z">
        <w:r>
          <w:rPr>
            <w:rStyle w:val="VerbatimChar"/>
          </w:rPr>
          <w:delText xml:space="preserve">gemini-flash-latest</w:delText>
        </w:r>
      </w:del>
      <w:r>
        <w:t xml:space="preserve"> </w:t>
      </w:r>
      <w:del w:id="1384" w:author="S. Chincholikar and R. Chawla" w:date="2026-10-07T00:00:00Z">
        <w:r>
          <w:rPr/>
          <w:delText xml:space="preserve">and</w:delText>
        </w:r>
      </w:del>
      <w:r>
        <w:t xml:space="preserve"> </w:t>
      </w:r>
      <w:ins w:id="1385" w:author="S. Chincholikar and R. Chawla" w:date="2026-10-07T00:00:00Z">
        <w:r>
          <w:rPr/>
          <w:t xml:space="preserve">,</w:t>
        </w:r>
      </w:ins>
      <w:ins w:id="1386" w:author="S. Chincholikar and R. Chawla" w:date="2026-10-07T00:00:00Z">
        <w:r>
          <w:rPr/>
          <w:t xml:space="preserve"> </w:t>
        </w:r>
      </w:ins>
      <w:ins w:id="1387" w:author="S. Chincholikar and R. Chawla" w:date="2026-10-07T00:00:00Z">
        <w:r>
          <w:rPr>
            <w:rStyle w:val="VerbatimChar"/>
          </w:rPr>
          <w:t xml:space="preserve">gpt-6-astra</w:t>
        </w:r>
      </w:ins>
      <w:ins w:id="1388" w:author="S. Chincholikar and R. Chawla" w:date="2026-10-07T00:00:00Z">
        <w:r>
          <w:rPr/>
          <w:t xml:space="preserve">) and three Google</w:t>
        </w:r>
      </w:ins>
      <w:ins w:id="1389" w:author="S. Chincholikar and R. Chawla" w:date="2026-10-07T00:00:00Z">
        <w:r>
          <w:rPr/>
          <w:t xml:space="preserve"> </w:t>
        </w:r>
      </w:ins>
      <w:ins w:id="1390" w:author="S. Chincholikar and R. Chawla" w:date="2026-10-07T00:00:00Z">
        <w:r>
          <w:rPr/>
          <w:t xml:space="preserve">(</w:t>
        </w:r>
      </w:ins>
      <w:r>
        <w:rPr>
          <w:rStyle w:val="VerbatimChar"/>
        </w:rPr>
        <w:t xml:space="preserve">gemini-flash-lite-latest</w:t>
      </w:r>
      <w:del w:id="1391" w:author="S. Chincholikar and R. Chawla" w:date="2026-10-07T00:00:00Z">
        <w:r>
          <w:rPr/>
          <w:delText xml:space="preserve">aliases—all</w:delText>
        </w:r>
      </w:del>
      <w:del w:id="1392" w:author="S. Chincholikar and R. Chawla" w:date="2026-10-07T00:00:00Z">
        <w:r>
          <w:rPr/>
          <w:delText xml:space="preserve"> </w:delText>
        </w:r>
      </w:del>
      <w:del w:id="1393" w:author="S. Chincholikar and R. Chawla" w:date="2026-10-07T00:00:00Z">
        <w:r>
          <w:rPr/>
          <w:delText xml:space="preserve">queried in July 2026 with the served-model snapshot (</w:delText>
        </w:r>
      </w:del>
      <w:ins w:id="1394" w:author="S. Chincholikar and R. Chawla" w:date="2026-10-07T00:00:00Z">
        <w:r>
          <w:rPr/>
          <w:t xml:space="preserve">,</w:t>
        </w:r>
      </w:ins>
      <w:ins w:id="1395" w:author="S. Chincholikar and R. Chawla" w:date="2026-10-07T00:00:00Z">
        <w:r>
          <w:rPr/>
          <w:t xml:space="preserve"> </w:t>
        </w:r>
      </w:ins>
      <w:ins w:id="1396" w:author="S. Chincholikar and R. Chawla" w:date="2026-10-07T00:00:00Z">
        <w:r>
          <w:rPr>
            <w:rStyle w:val="VerbatimChar"/>
          </w:rPr>
          <w:t xml:space="preserve">gemini-flash-latest</w:t>
        </w:r>
      </w:ins>
      <w:ins w:id="1397" w:author="S. Chincholikar and R. Chawla" w:date="2026-10-07T00:00:00Z">
        <w:r>
          <w:rPr/>
          <w:t xml:space="preserve">,</w:t>
        </w:r>
      </w:ins>
      <w:ins w:id="1398" w:author="S. Chincholikar and R. Chawla" w:date="2026-10-07T00:00:00Z">
        <w:r>
          <w:rPr/>
          <w:t xml:space="preserve"> </w:t>
        </w:r>
      </w:ins>
      <w:ins w:id="1399" w:author="S. Chincholikar and R. Chawla" w:date="2026-10-07T00:00:00Z">
        <w:r>
          <w:rPr>
            <w:rStyle w:val="VerbatimChar"/>
          </w:rPr>
          <w:t xml:space="preserve">gemini-pro-latest</w:t>
        </w:r>
      </w:ins>
      <w:ins w:id="1400" w:author="S. Chincholikar and R. Chawla" w:date="2026-10-07T00:00:00Z">
        <w:r>
          <w:rPr/>
          <w:t xml:space="preserve">). Three OpenAI arms call dated snapshots. The other four use undated aliases that cannot be version-resolved (Appendix </w:t>
        </w:r>
      </w:ins>
      <w:hyperlink w:anchor="app:robust">
        <w:ins w:id="1401" w:author="S. Chincholikar and R. Chawla" w:date="2026-10-07T00:00:00Z">
          <w:r>
            <w:rPr>
              <w:rStyle w:val="Hyperlink"/>
            </w:rPr>
            <w:t xml:space="preserve">6</w:t>
          </w:r>
        </w:ins>
      </w:hyperlink>
      <w:ins w:id="1402" w:author="S. Chincholikar and R. Chawla" w:date="2026-10-07T00:00:00Z">
        <w:r>
          <w:rPr/>
          <w:t xml:space="preserve">). Each cell is run at temperature zero where supported, which minimises decoding variability and isolates the macro axis as the treatment contrast, with replicate seeds: the primary condition carries five draws per cell for the four</w:t>
        </w:r>
      </w:ins>
      <w:ins w:id="1403" w:author="S. Chincholikar and R. Chawla" w:date="2026-10-07T00:00:00Z">
        <w:r>
          <w:rPr/>
          <w:t xml:space="preserve"> </w:t>
        </w:r>
      </w:ins>
      <w:ins w:id="1404" w:author="S. Chincholikar and R. Chawla" w:date="2026-10-07T00:00:00Z">
        <w:r>
          <w:rPr/>
          <w:t xml:space="preserve">models whose additional-seed captures completed (</w:t>
        </w:r>
      </w:ins>
      <w:del w:id="1405" w:author="S. Chincholikar and R. Chawla" w:date="2026-10-07T00:00:00Z">
        <w:r>
          <w:rPr>
            <w:rStyle w:val="VerbatimChar"/>
          </w:rPr>
          <w:delText xml:space="preserve">system_fingerprint</w:delText>
        </w:r>
      </w:del>
      <w:r>
        <w:rPr>
          <w:rStyle w:val="VerbatimChar"/>
        </w:rPr>
        <w:t xml:space="preserve"> </w:t>
      </w:r>
      <w:del w:id="1406" w:author="S. Chincholikar and R. Chawla" w:date="2026-10-07T00:00:00Z">
        <w:r>
          <w:rPr>
            <w:rStyle w:val="VerbatimChar"/>
          </w:rPr>
          <w:delText xml:space="preserve">) logged per call for reproducibility. For each condition each model is run twice at temperature zero. Our main</w:delText>
        </w:r>
      </w:del>
      <w:r>
        <w:rPr>
          <w:rStyle w:val="VerbatimChar"/>
        </w:rPr>
        <w:t xml:space="preserve"> </w:t>
      </w:r>
      <w:ins w:id="1407" w:author="S. Chincholikar and R. Chawla" w:date="2026-10-07T00:00:00Z">
        <w:r>
          <w:rPr>
            <w:rStyle w:val="VerbatimChar"/>
          </w:rPr>
          <w:t xml:space="preserve">gpt-4o-mini</w:t>
        </w:r>
      </w:ins>
      <w:ins w:id="1408" w:author="S. Chincholikar and R. Chawla" w:date="2026-10-07T00:00:00Z">
        <w:r>
          <w:rPr/>
          <w:t xml:space="preserve">,</w:t>
        </w:r>
      </w:ins>
      <w:ins w:id="1409" w:author="S. Chincholikar and R. Chawla" w:date="2026-10-07T00:00:00Z">
        <w:r>
          <w:rPr/>
          <w:t xml:space="preserve"> </w:t>
        </w:r>
      </w:ins>
      <w:ins w:id="1410" w:author="S. Chincholikar and R. Chawla" w:date="2026-10-07T00:00:00Z">
        <w:r>
          <w:rPr>
            <w:rStyle w:val="VerbatimChar"/>
          </w:rPr>
          <w:t xml:space="preserve">gpt-4.1-mini</w:t>
        </w:r>
      </w:ins>
      <w:ins w:id="1411" w:author="S. Chincholikar and R. Chawla" w:date="2026-10-07T00:00:00Z">
        <w:r>
          <w:rPr/>
          <w:t xml:space="preserve">,</w:t>
        </w:r>
      </w:ins>
      <w:ins w:id="1412" w:author="S. Chincholikar and R. Chawla" w:date="2026-10-07T00:00:00Z">
        <w:r>
          <w:rPr/>
          <w:t xml:space="preserve"> </w:t>
        </w:r>
      </w:ins>
      <w:ins w:id="1413" w:author="S. Chincholikar and R. Chawla" w:date="2026-10-07T00:00:00Z">
        <w:r>
          <w:rPr>
            <w:rStyle w:val="VerbatimChar"/>
          </w:rPr>
          <w:t xml:space="preserve">gpt-4o</w:t>
        </w:r>
      </w:ins>
      <w:ins w:id="1414" w:author="S. Chincholikar and R. Chawla" w:date="2026-10-07T00:00:00Z">
        <w:r>
          <w:rPr/>
          <w:t xml:space="preserve">,</w:t>
        </w:r>
      </w:ins>
      <w:ins w:id="1415" w:author="S. Chincholikar and R. Chawla" w:date="2026-10-07T00:00:00Z">
        <w:r>
          <w:rPr/>
          <w:t xml:space="preserve"> </w:t>
        </w:r>
      </w:ins>
      <w:ins w:id="1416" w:author="S. Chincholikar and R. Chawla" w:date="2026-10-07T00:00:00Z">
        <w:r>
          <w:rPr>
            <w:rStyle w:val="VerbatimChar"/>
          </w:rPr>
          <w:t xml:space="preserve">gemini-flash-latest</w:t>
        </w:r>
      </w:ins>
      <w:ins w:id="1417" w:author="S. Chincholikar and R. Chawla" w:date="2026-10-07T00:00:00Z">
        <w:r>
          <w:rPr/>
          <w:t xml:space="preserve">) and two for the remaining three</w:t>
        </w:r>
      </w:ins>
      <w:ins w:id="1418" w:author="S. Chincholikar and R. Chawla" w:date="2026-10-07T00:00:00Z">
        <w:r>
          <w:rPr/>
          <w:t xml:space="preserve"> </w:t>
        </w:r>
      </w:ins>
      <w:ins w:id="1419" w:author="S. Chincholikar and R. Chawla" w:date="2026-10-07T00:00:00Z">
        <w:r>
          <w:rPr/>
          <w:t xml:space="preserve">(</w:t>
        </w:r>
      </w:ins>
      <w:ins w:id="1420" w:author="S. Chincholikar and R. Chawla" w:date="2026-10-07T00:00:00Z">
        <w:r>
          <w:rPr>
            <w:rStyle w:val="VerbatimChar"/>
          </w:rPr>
          <w:t xml:space="preserve">gemini-flash-lite-latest</w:t>
        </w:r>
      </w:ins>
      <w:ins w:id="1421" w:author="S. Chincholikar and R. Chawla" w:date="2026-10-07T00:00:00Z">
        <w:r>
          <w:rPr/>
          <w:t xml:space="preserve">,</w:t>
        </w:r>
      </w:ins>
      <w:ins w:id="1422" w:author="S. Chincholikar and R. Chawla" w:date="2026-10-07T00:00:00Z">
        <w:r>
          <w:rPr/>
          <w:t xml:space="preserve"> </w:t>
        </w:r>
      </w:ins>
      <w:ins w:id="1423" w:author="S. Chincholikar and R. Chawla" w:date="2026-10-07T00:00:00Z">
        <w:r>
          <w:rPr>
            <w:rStyle w:val="VerbatimChar"/>
          </w:rPr>
          <w:t xml:space="preserve">gemini-pro-latest</w:t>
        </w:r>
      </w:ins>
      <w:ins w:id="1424" w:author="S. Chincholikar and R. Chawla" w:date="2026-10-07T00:00:00Z">
        <w:r>
          <w:rPr/>
          <w:t xml:space="preserve">,</w:t>
        </w:r>
      </w:ins>
      <w:ins w:id="1425" w:author="S. Chincholikar and R. Chawla" w:date="2026-10-07T00:00:00Z">
        <w:r>
          <w:rPr/>
          <w:t xml:space="preserve"> </w:t>
        </w:r>
      </w:ins>
      <w:ins w:id="1426" w:author="S. Chincholikar and R. Chawla" w:date="2026-10-07T00:00:00Z">
        <w:r>
          <w:rPr>
            <w:rStyle w:val="VerbatimChar"/>
          </w:rPr>
          <w:t xml:space="preserve">gpt-6-astra</w:t>
        </w:r>
      </w:ins>
      <w:ins w:id="1427" w:author="S. Chincholikar and R. Chawla" w:date="2026-10-07T00:00:00Z">
        <w:r>
          <w:rPr/>
          <w:t xml:space="preserve">), whose</w:t>
        </w:r>
      </w:ins>
      <w:ins w:id="1428" w:author="S. Chincholikar and R. Chawla" w:date="2026-10-07T00:00:00Z">
        <w:r>
          <w:rPr/>
          <w:t xml:space="preserve"> </w:t>
        </w:r>
      </w:ins>
      <w:ins w:id="1429" w:author="S. Chincholikar and R. Chawla" w:date="2026-10-07T00:00:00Z">
        <w:r>
          <w:rPr/>
          <w:t xml:space="preserve">extra-seed captures exceeded the pre-registered 2% error-rate gate, which refuses a whole</w:t>
        </w:r>
      </w:ins>
      <w:ins w:id="1430" w:author="S. Chincholikar and R. Chawla" w:date="2026-10-07T00:00:00Z">
        <w:r>
          <w:rPr/>
          <w:t xml:space="preserve"> </w:t>
        </w:r>
      </w:ins>
      <w:ins w:id="1431" w:author="S. Chincholikar and R. Chawla" w:date="2026-10-07T00:00:00Z">
        <w:r>
          <w:rPr/>
          <w:t xml:space="preserve">capture rather than individual observations. Two frontier-model properties constrain what can be held fixed:</w:t>
        </w:r>
      </w:ins>
      <w:ins w:id="1432" w:author="S. Chincholikar and R. Chawla" w:date="2026-10-07T00:00:00Z">
        <w:r>
          <w:rPr/>
          <w:t xml:space="preserve"> </w:t>
        </w:r>
      </w:ins>
      <w:ins w:id="1433" w:author="S. Chincholikar and R. Chawla" w:date="2026-10-07T00:00:00Z">
        <w:r>
          <w:rPr>
            <w:rStyle w:val="VerbatimChar"/>
          </w:rPr>
          <w:t xml:space="preserve">gpt-6-astra</w:t>
        </w:r>
      </w:ins>
      <w:r>
        <w:t xml:space="preserve"> </w:t>
      </w:r>
      <w:ins w:id="1434" w:author="S. Chincholikar and R. Chawla" w:date="2026-10-07T00:00:00Z">
        <w:r>
          <w:rPr/>
          <w:t xml:space="preserve">refuses temperature zero and runs at its default, and both frontier</w:t>
        </w:r>
      </w:ins>
      <w:ins w:id="1435" w:author="S. Chincholikar and R. Chawla" w:date="2026-10-07T00:00:00Z">
        <w:r>
          <w:rPr/>
          <w:t xml:space="preserve"> </w:t>
        </w:r>
      </w:ins>
      <w:ins w:id="1436" w:author="S. Chincholikar and R. Chawla" w:date="2026-10-07T00:00:00Z">
        <w:r>
          <w:rPr/>
          <w:t xml:space="preserve">models reason internally by construction. Because decoding randomness is unrelated to macro</w:t>
        </w:r>
      </w:ins>
      <w:ins w:id="1437" w:author="S. Chincholikar and R. Chawla" w:date="2026-10-07T00:00:00Z">
        <w:r>
          <w:rPr/>
          <w:t xml:space="preserve"> </w:t>
        </w:r>
      </w:ins>
      <w:ins w:id="1438" w:author="S. Chincholikar and R. Chawla" w:date="2026-10-07T00:00:00Z">
        <w:r>
          <w:rPr/>
          <w:t xml:space="preserve">severity, it should widen intervals rather than generate a systematic slope.</w:t>
        </w:r>
      </w:ins>
      <w:ins w:id="1439" w:author="S. Chincholikar and R. Chawla" w:date="2026-10-07T00:00:00Z">
        <w:r>
          <w:rPr/>
          <w:t xml:space="preserve"> </w:t>
        </w:r>
      </w:ins>
      <w:ins w:id="1440" w:author="S. Chincholikar and R. Chawla" w:date="2026-10-07T00:00:00Z">
        <w:r>
          <w:rPr>
            <w:rStyle w:val="VerbatimChar"/>
          </w:rPr>
          <w:t xml:space="preserve">gemini-pro</w:t>
        </w:r>
      </w:ins>
      <w:r>
        <w:t xml:space="preserve"> </w:t>
      </w:r>
      <w:ins w:id="1441" w:author="S. Chincholikar and R. Chawla" w:date="2026-10-07T00:00:00Z">
        <w:r>
          <w:rPr/>
          <w:t xml:space="preserve">does accept temperature zero, so the frontier result is reproduced at the</w:t>
        </w:r>
      </w:ins>
      <w:ins w:id="1442" w:author="S. Chincholikar and R. Chawla" w:date="2026-10-07T00:00:00Z">
        <w:r>
          <w:rPr/>
          <w:t xml:space="preserve"> </w:t>
        </w:r>
      </w:ins>
      <w:ins w:id="1443" w:author="S. Chincholikar and R. Chawla" w:date="2026-10-07T00:00:00Z">
        <w:r>
          <w:rPr/>
          <w:t xml:space="preserve">design’s own decoding setting.</w:t>
        </w:r>
      </w:ins>
      <w:ins w:id="1444" w:author="S. Chincholikar and R. Chawla" w:date="2026-10-07T00:00:00Z">
        <w:r>
          <w:rPr/>
          <w:t xml:space="preserve"> </w:t>
        </w:r>
      </w:ins>
      <w:ins w:id="1445" w:author="S. Chincholikar and R. Chawla" w:date="2026-10-07T00:00:00Z">
        <w:r>
          <w:rPr/>
          <w:t xml:space="preserve">The</w:t>
        </w:r>
      </w:ins>
      <w:ins w:id="1446" w:author="S. Chincholikar and R. Chawla" w:date="2026-10-07T00:00:00Z">
        <w:r>
          <w:rPr/>
          <w:t xml:space="preserve"> </w:t>
        </w:r>
      </w:ins>
      <w:r>
        <w:t xml:space="preserve">dependent variable is the change in rating notch</w:t>
      </w:r>
      <w:r>
        <w:t xml:space="preserve"> </w:t>
      </w:r>
      <w:del w:id="1447" w:author="S. Chincholikar and R. Chawla" w:date="2026-10-07T00:00:00Z">
        <w:r>
          <w:rPr/>
          <w:delText xml:space="preserve">for a firm as macroeconomic severity increases,</w:delText>
        </w:r>
      </w:del>
      <w:del w:id="1448" w:author="S. Chincholikar and R. Chawla" w:date="2026-10-07T00:00:00Z">
        <w:r>
          <w:rPr/>
          <w:delText xml:space="preserve"> </w:delText>
        </w:r>
      </w:del>
      <w:del w:id="1449" w:author="S. Chincholikar and R. Chawla" w:date="2026-10-07T00:00:00Z">
        <w:r>
          <w:rPr/>
          <w:delText xml:space="preserve">with a positive coefficient implying greater procyclicality. We report average firm slopes and 95% confidence</w:delText>
        </w:r>
      </w:del>
      <w:del w:id="1450" w:author="S. Chincholikar and R. Chawla" w:date="2026-10-07T00:00:00Z">
        <w:r>
          <w:rPr/>
          <w:delText xml:space="preserve"> </w:delText>
        </w:r>
      </w:del>
      <w:del w:id="1451" w:author="S. Chincholikar and R. Chawla" w:date="2026-10-07T00:00:00Z">
        <w:r>
          <w:rPr/>
          <w:delText xml:space="preserve">intervals based on</w:delText>
        </w:r>
      </w:del>
      <w:r>
        <w:t xml:space="preserve"> </w:t>
      </w:r>
      <w:ins w:id="1452" w:author="S. Chincholikar and R. Chawla" w:date="2026-10-07T00:00:00Z">
        <w:r>
          <w:rPr/>
          <w:t xml:space="preserve">as severity rises,</w:t>
        </w:r>
      </w:ins>
      <w:ins w:id="1453" w:author="S. Chincholikar and R. Chawla" w:date="2026-10-07T00:00:00Z">
        <w:r>
          <w:rPr/>
          <w:t xml:space="preserve"> </w:t>
        </w:r>
      </w:ins>
      <w:ins w:id="1454" w:author="S. Chincholikar and R. Chawla" w:date="2026-10-07T00:00:00Z">
        <w:r>
          <w:rPr/>
          <w:t xml:space="preserve">positive meaning more procyclical. Intervals are</w:t>
        </w:r>
      </w:ins>
      <w:ins w:id="1455" w:author="S. Chincholikar and R. Chawla" w:date="2026-10-07T00:00:00Z">
        <w:r>
          <w:rPr/>
          <w:t xml:space="preserve"> </w:t>
        </w:r>
      </w:ins>
      <w:r>
        <w:t xml:space="preserve">2,000</w:t>
      </w:r>
      <w:ins w:id="1456" w:author="S. Chincholikar and R. Chawla" w:date="2026-10-07T00:00:00Z">
        <w:r>
          <w:rPr/>
          <w:t xml:space="preserve">-draw</w:t>
        </w:r>
      </w:ins>
      <w:ins w:id="1457" w:author="S. Chincholikar and R. Chawla" w:date="2026-10-07T00:00:00Z">
        <w:r>
          <w:rPr/>
          <w:t xml:space="preserve"> </w:t>
        </w:r>
      </w:ins>
      <w:r>
        <w:t xml:space="preserve">firm-clustered, tier-stratified</w:t>
      </w:r>
      <w:r>
        <w:t xml:space="preserve"> </w:t>
      </w:r>
      <w:del w:id="1458" w:author="S. Chincholikar and R. Chawla" w:date="2026-10-07T00:00:00Z">
        <w:r>
          <w:rPr/>
          <w:delText xml:space="preserve">bootstrap draws. We also look at the total</w:delText>
        </w:r>
      </w:del>
      <w:del w:id="1459" w:author="S. Chincholikar and R. Chawla" w:date="2026-10-07T00:00:00Z">
        <w:r>
          <w:rPr/>
          <w:delText xml:space="preserve"> </w:delText>
        </w:r>
      </w:del>
      <w:del w:id="1460" w:author="S. Chincholikar and R. Chawla" w:date="2026-10-07T00:00:00Z">
        <w:r>
          <w:rPr/>
          <w:delText xml:space="preserve">boom-to-recession rating swing,</w:delText>
        </w:r>
      </w:del>
      <w:del w:id="1461" w:author="S. Chincholikar and R. Chawla" w:date="2026-10-07T00:00:00Z">
        <w:r>
          <w:rPr/>
          <w:delText xml:space="preserve"> </w:delText>
        </w:r>
      </w:del>
      <w:del w:id="1462" w:author="S. Chincholikar and R. Chawla" w:date="2026-10-07T00:00:00Z">
        <w:r>
          <w:rPr/>
          <w:delText xml:space="preserve">the difference in downside and upside sensitivity</w:delText>
        </w:r>
      </w:del>
      <w:ins w:id="1463" w:author="S. Chincholikar and R. Chawla" w:date="2026-10-07T00:00:00Z">
        <w:r>
          <w:rPr/>
          <w:t xml:space="preserve">bootstraps. Tables </w:t>
        </w:r>
      </w:ins>
      <w:hyperlink w:anchor="tab:permodel">
        <w:ins w:id="1464" w:author="S. Chincholikar and R. Chawla" w:date="2026-10-07T00:00:00Z">
          <w:r>
            <w:rPr>
              <w:rStyle w:val="Hyperlink"/>
            </w:rPr>
            <w:t xml:space="preserve">1</w:t>
          </w:r>
        </w:ins>
      </w:hyperlink>
      <w:ins w:id="1465" w:author="S. Chincholikar and R. Chawla" w:date="2026-10-07T00:00:00Z">
        <w:r>
          <w:rPr/>
          <w:t xml:space="preserve"> </w:t>
        </w:r>
      </w:ins>
      <w:ins w:id="1466" w:author="S. Chincholikar and R. Chawla" w:date="2026-10-07T00:00:00Z">
        <w:r>
          <w:rPr/>
          <w:t xml:space="preserve">and </w:t>
        </w:r>
      </w:ins>
      <w:hyperlink w:anchor="tab:robust">
        <w:ins w:id="1467" w:author="S. Chincholikar and R. Chawla" w:date="2026-10-07T00:00:00Z">
          <w:r>
            <w:rPr>
              <w:rStyle w:val="Hyperlink"/>
            </w:rPr>
            <w:t xml:space="preserve">4</w:t>
          </w:r>
        </w:ins>
      </w:hyperlink>
      <w:ins w:id="1468" w:author="S. Chincholikar and R. Chawla" w:date="2026-10-07T00:00:00Z">
        <w:r>
          <w:rPr/>
          <w:t xml:space="preserve"> </w:t>
        </w:r>
      </w:ins>
      <w:ins w:id="1469" w:author="S. Chincholikar and R. Chawla" w:date="2026-10-07T00:00:00Z">
        <w:r>
          <w:rPr/>
          <w:t xml:space="preserve">and Fig. </w:t>
        </w:r>
      </w:ins>
      <w:hyperlink w:anchor="fig:asym">
        <w:ins w:id="1470" w:author="S. Chincholikar and R. Chawla" w:date="2026-10-07T00:00:00Z">
          <w:r>
            <w:rPr>
              <w:rStyle w:val="Hyperlink"/>
            </w:rPr>
            <w:t xml:space="preserve">2</w:t>
          </w:r>
        </w:ins>
      </w:hyperlink>
      <w:ins w:id="1471" w:author="S. Chincholikar and R. Chawla" w:date="2026-10-07T00:00:00Z">
        <w:r>
          <w:rPr/>
          <w:t xml:space="preserve"> </w:t>
        </w:r>
      </w:ins>
      <w:ins w:id="1472" w:author="S. Chincholikar and R. Chawla" w:date="2026-10-07T00:00:00Z">
        <w:r>
          <w:rPr/>
          <w:t xml:space="preserve">report the secondary estimands: swing,</w:t>
        </w:r>
      </w:ins>
      <w:ins w:id="1473" w:author="S. Chincholikar and R. Chawla" w:date="2026-10-07T00:00:00Z">
        <w:r>
          <w:rPr/>
          <w:t xml:space="preserve"> </w:t>
        </w:r>
      </w:ins>
      <w:ins w:id="1474" w:author="S. Chincholikar and R. Chawla" w:date="2026-10-07T00:00:00Z">
        <w:r>
          <w:rPr/>
          <w:t xml:space="preserve">half-slopes</w:t>
        </w:r>
      </w:ins>
      <w:r>
        <w:t xml:space="preserve">, the Amato–Furfine</w:t>
      </w:r>
      <w:r>
        <w:t xml:space="preserve"> </w:t>
      </w:r>
      <w:del w:id="1475" w:author="S. Chincholikar and R. Chawla" w:date="2026-10-07T00:00:00Z">
        <w:r>
          <w:rPr/>
          <w:delText xml:space="preserve">ordered-probit coefficient, and—for the OpenAI models—a continuous</w:delText>
        </w:r>
      </w:del>
      <w:r>
        <w:t xml:space="preserve"> </w:t>
      </w:r>
      <w:ins w:id="1476" w:author="S. Chincholikar and R. Chawla" w:date="2026-10-07T00:00:00Z">
        <w:r>
          <w:rPr/>
          <w:t xml:space="preserve">ordered probit and the log-probability</w:t>
        </w:r>
      </w:ins>
      <w:ins w:id="1477" w:author="S. Chincholikar and R. Chawla" w:date="2026-10-07T00:00:00Z">
        <w:r>
          <w:rPr/>
          <w:t xml:space="preserve"> </w:t>
        </w:r>
      </w:ins>
      <w:r>
        <w:t xml:space="preserve">expected-notch slope</w:t>
      </w:r>
      <w:r>
        <w:t xml:space="preserve"> </w:t>
      </w:r>
      <w:del w:id="1478" w:author="S. Chincholikar and R. Chawla" w:date="2026-10-07T00:00:00Z">
        <w:r>
          <w:rPr/>
          <w:delText xml:space="preserve">from the rating-token log-probabilities.</w:delText>
        </w:r>
      </w:del>
      <w:del w:id="1479" w:author="S. Chincholikar and R. Chawla" w:date="2026-10-07T00:00:00Z">
        <w:r>
          <w:rPr/>
          <w:delText xml:space="preserve"> </w:delText>
        </w:r>
      </w:del>
      <w:del w:id="1480" w:author="S. Chincholikar and R. Chawla" w:date="2026-10-07T00:00:00Z">
        <w:r>
          <w:rPr/>
          <w:delText xml:space="preserve">The whole experiment yields 32,000 credit assessments for</w:delText>
        </w:r>
      </w:del>
      <w:del w:id="1481" w:author="S. Chincholikar and R. Chawla" w:date="2026-10-07T00:00:00Z">
        <w:r>
          <w:rPr/>
          <w:delText xml:space="preserve"> </w:delText>
        </w:r>
      </w:del>
      <w:del w:id="1482" w:author="S. Chincholikar and R. Chawla" w:date="2026-10-07T00:00:00Z">
        <w:r>
          <w:rPr/>
          <w:delText xml:space="preserve">US$13.69, with zero parse errors.</w:delText>
        </w:r>
      </w:del>
      <w:r>
        <w:t xml:space="preserve"> </w:t>
      </w:r>
      <w:ins w:id="1483" w:author="S. Chincholikar and R. Chawla" w:date="2026-10-07T00:00:00Z">
        <w:r>
          <w:rPr/>
          <w:t xml:space="preserve">where the provider exposes it.</w:t>
        </w:r>
      </w:ins>
      <w:ins w:id="1484" w:author="S. Chincholikar and R. Chawla" w:date="2026-10-07T00:00:00Z">
        <w:r>
          <w:rPr/>
          <w:t xml:space="preserve"> </w:t>
        </w:r>
      </w:ins>
    </w:p>
    <w:bookmarkEnd w:id="11"/>
    <w:bookmarkStart w:id="16" w:name="sec:results"/>
    <w:p>
      <w:pPr>
        <w:pStyle w:val="Heading1"/>
      </w:pPr>
      <w:r>
        <w:t xml:space="preserve">Results</w:t>
      </w:r>
    </w:p>
    <w:bookmarkStart w:id="12" w:name="sec:pro"/>
    <w:p>
      <w:pPr>
        <w:pStyle w:val="Heading2"/>
      </w:pPr>
      <w:r>
        <w:t xml:space="preserve">LLMs are procyclical on identical fundamentals</w:t>
      </w:r>
    </w:p>
    <w:p>
      <w:pPr>
        <w:pStyle w:val="FirstParagraph"/>
      </w:pPr>
      <w:r>
        <w:t xml:space="preserve">On byte-identical fundamentals, all</w:t>
      </w:r>
      <w:r>
        <w:t xml:space="preserve"> </w:t>
      </w:r>
      <w:del w:id="1485" w:author="S. Chincholikar and R. Chawla" w:date="2026-10-07T00:00:00Z">
        <w:r>
          <w:rPr/>
          <w:delText xml:space="preserve">five</w:delText>
        </w:r>
      </w:del>
      <w:r>
        <w:t xml:space="preserve"> </w:t>
      </w:r>
      <w:ins w:id="1486" w:author="S. Chincholikar and R. Chawla" w:date="2026-10-07T00:00:00Z">
        <w:r>
          <w:rPr/>
          <w:t xml:space="preserve">seven</w:t>
        </w:r>
      </w:ins>
      <w:ins w:id="1487" w:author="S. Chincholikar and R. Chawla" w:date="2026-10-07T00:00:00Z">
        <w:r>
          <w:rPr/>
          <w:t xml:space="preserve"> </w:t>
        </w:r>
      </w:ins>
      <w:r>
        <w:t xml:space="preserve">models downgrade the same firms as the described macroeconomy</w:t>
      </w:r>
      <w:r>
        <w:t xml:space="preserve"> </w:t>
      </w:r>
      <w:r>
        <w:t xml:space="preserve">worsens</w:t>
      </w:r>
      <w:ins w:id="1488" w:author="S. Chincholikar and R. Chawla" w:date="2026-10-07T00:00:00Z">
        <w:r>
          <w:rPr/>
          <w:t xml:space="preserve">, and no model’s interval contains zero</w:t>
        </w:r>
      </w:ins>
      <w:ins w:id="1489" w:author="S. Chincholikar and R. Chawla" w:date="2026-10-07T00:00:00Z">
        <w:r>
          <w:rPr/>
          <w:t xml:space="preserve"> </w:t>
        </w:r>
      </w:ins>
      <w:r>
        <w:t xml:space="preserve">(Table </w:t>
      </w:r>
      <w:hyperlink w:anchor="tab:permodel">
        <w:r>
          <w:rPr>
            <w:rStyle w:val="Hyperlink"/>
          </w:rPr>
          <w:t xml:space="preserve">1</w:t>
        </w:r>
      </w:hyperlink>
      <w:r>
        <w:t xml:space="preserve"> </w:t>
      </w:r>
      <w:del w:id="1490" w:author="S. Chincholikar and R. Chawla" w:date="2026-10-07T00:00:00Z">
        <w:r>
          <w:rPr/>
          <w:delText xml:space="preserve">;</w:delText>
        </w:r>
      </w:del>
      <w:r>
        <w:t xml:space="preserve"> </w:t>
      </w:r>
      <w:ins w:id="1491" w:author="S. Chincholikar and R. Chawla" w:date="2026-10-07T00:00:00Z">
        <w:r>
          <w:rPr/>
          <w:t xml:space="preserve">and</w:t>
        </w:r>
      </w:ins>
      <w:ins w:id="1492" w:author="S. Chincholikar and R. Chawla" w:date="2026-10-07T00:00:00Z">
        <w:r>
          <w:rPr/>
          <w:t xml:space="preserve"> </w:t>
        </w:r>
      </w:ins>
      <w:r>
        <w:t xml:space="preserve">Fig. </w:t>
      </w:r>
      <w:hyperlink w:anchor="fig:main">
        <w:r>
          <w:rPr>
            <w:rStyle w:val="Hyperlink"/>
          </w:rPr>
          <w:t xml:space="preserve">1</w:t>
        </w:r>
      </w:hyperlink>
      <w:r>
        <w:t xml:space="preserve">a).</w:t>
      </w:r>
      <w:r>
        <w:t xml:space="preserve"> </w:t>
      </w:r>
      <w:del w:id="1493" w:author="S. Chincholikar and R. Chawla" w:date="2026-10-07T00:00:00Z">
        <w:r>
          <w:rPr/>
          <w:delText xml:space="preserve">Pooling across models under the terse</w:delText>
        </w:r>
      </w:del>
      <w:del w:id="1494" w:author="S. Chincholikar and R. Chawla" w:date="2026-10-07T00:00:00Z">
        <w:r>
          <w:rPr/>
          <w:delText xml:space="preserve"> </w:delText>
        </w:r>
      </w:del>
      <w:del w:id="1495" w:author="S. Chincholikar and R. Chawla" w:date="2026-10-07T00:00:00Z">
        <w:r>
          <w:rPr/>
          <w:delText xml:space="preserve">baseline, ratings fall by 0.429 notches per severity step (95% CI [0.41,0.45]) —a 1.76-notch</w:delText>
        </w:r>
      </w:del>
      <w:del w:id="1496" w:author="S. Chincholikar and R. Chawla" w:date="2026-10-07T00:00:00Z">
        <w:r>
          <w:rPr/>
          <w:delText xml:space="preserve"> </w:delText>
        </w:r>
      </w:del>
      <w:del w:id="1497" w:author="S. Chincholikar and R. Chawla" w:date="2026-10-07T00:00:00Z">
        <w:r>
          <w:rPr/>
          <w:delText xml:space="preserve">swing from boom to severe recession, enough to move</w:delText>
        </w:r>
      </w:del>
      <w:r>
        <w:t xml:space="preserve"> </w:t>
      </w:r>
      <w:ins w:id="1498" w:author="S. Chincholikar and R. Chawla" w:date="2026-10-07T00:00:00Z">
        <w:r>
          <w:rPr/>
          <w:t xml:space="preserve">At the pooled terse</w:t>
        </w:r>
      </w:ins>
      <w:ins w:id="1499" w:author="S. Chincholikar and R. Chawla" w:date="2026-10-07T00:00:00Z">
        <w:r>
          <w:rPr/>
          <w:t xml:space="preserve"> </w:t>
        </w:r>
      </w:ins>
      <w:ins w:id="1500" w:author="S. Chincholikar and R. Chawla" w:date="2026-10-07T00:00:00Z">
        <w:r>
          <w:rPr/>
          <w:t xml:space="preserve">coefficient (Table </w:t>
        </w:r>
      </w:ins>
      <w:hyperlink w:anchor="tab:gradient">
        <w:ins w:id="1501" w:author="S. Chincholikar and R. Chawla" w:date="2026-10-07T00:00:00Z">
          <w:r>
            <w:rPr>
              <w:rStyle w:val="Hyperlink"/>
            </w:rPr>
            <w:t xml:space="preserve">2</w:t>
          </w:r>
        </w:ins>
      </w:hyperlink>
      <w:ins w:id="1502" w:author="S. Chincholikar and R. Chawla" w:date="2026-10-07T00:00:00Z">
        <w:r>
          <w:rPr/>
          <w:t xml:space="preserve">)</w:t>
        </w:r>
      </w:ins>
      <w:ins w:id="1503" w:author="S. Chincholikar and R. Chawla" w:date="2026-10-07T00:00:00Z">
        <w:r>
          <w:rPr/>
          <w:t xml:space="preserve"> </w:t>
        </w:r>
      </w:ins>
      <w:r>
        <w:t xml:space="preserve">a BBB firm</w:t>
      </w:r>
      <w:r>
        <w:t xml:space="preserve"> </w:t>
      </w:r>
      <w:del w:id="1504" w:author="S. Chincholikar and R. Chawla" w:date="2026-10-07T00:00:00Z">
        <w:r>
          <w:rPr/>
          <w:delText xml:space="preserve">toward BB+</w:delText>
        </w:r>
      </w:del>
      <w:ins w:id="1505" w:author="S. Chincholikar and R. Chawla" w:date="2026-10-07T00:00:00Z">
        <w:r>
          <w:rPr/>
          <w:t xml:space="preserve">moves toward BBB-</w:t>
        </w:r>
      </w:ins>
      <w:r>
        <w:t xml:space="preserve">/BB</w:t>
      </w:r>
      <w:ins w:id="1506" w:author="S. Chincholikar and R. Chawla" w:date="2026-10-07T00:00:00Z">
        <w:r>
          <w:rPr/>
          <w:t xml:space="preserve">+</w:t>
        </w:r>
      </w:ins>
      <w:ins w:id="1507" w:author="S. Chincholikar and R. Chawla" w:date="2026-10-07T00:00:00Z">
        <w:r>
          <w:rPr/>
          <w:t xml:space="preserve"> </w:t>
        </w:r>
      </w:ins>
      <w:r>
        <w:t xml:space="preserve">with nothing real changing.</w:t>
      </w:r>
      <w:r>
        <w:t xml:space="preserve"> </w:t>
      </w:r>
      <w:del w:id="1508" w:author="S. Chincholikar and R. Chawla" w:date="2026-10-07T00:00:00Z">
        <w:r>
          <w:rPr/>
          <w:delText xml:space="preserve">The per-model coefficient ranges from 0.230 for Gemini Flash to 0.775 for GPT-4o-mini,</w:delText>
        </w:r>
      </w:del>
      <w:del w:id="1509" w:author="S. Chincholikar and R. Chawla" w:date="2026-10-07T00:00:00Z">
        <w:r>
          <w:rPr/>
          <w:delText xml:space="preserve"> </w:delText>
        </w:r>
      </w:del>
      <w:del w:id="1510" w:author="S. Chincholikar and R. Chawla" w:date="2026-10-07T00:00:00Z">
        <w:r>
          <w:rPr/>
          <w:delText xml:space="preserve">and no model’s confidence interval contains zero, so the choice of model is itself</w:delText>
        </w:r>
      </w:del>
      <w:r>
        <w:t xml:space="preserve"> </w:t>
      </w:r>
      <w:ins w:id="1511" w:author="S. Chincholikar and R. Chawla" w:date="2026-10-07T00:00:00Z">
        <w:r>
          <w:rPr/>
          <w:t xml:space="preserve">Model choice is</w:t>
        </w:r>
      </w:ins>
      <w:ins w:id="1512" w:author="S. Chincholikar and R. Chawla" w:date="2026-10-07T00:00:00Z">
        <w:r>
          <w:rPr/>
          <w:t xml:space="preserve"> </w:t>
        </w:r>
      </w:ins>
      <w:r>
        <w:t xml:space="preserve">a first-order determinant</w:t>
      </w:r>
      <w:del w:id="1513" w:author="S. Chincholikar and R. Chawla" w:date="2026-10-07T00:00:00Z">
        <w:r>
          <w:rPr/>
          <w:delText xml:space="preserve">of procyclicality—a roughly threefold spread . Among the OpenAI models, GPT-4o is</w:delText>
        </w:r>
      </w:del>
      <w:del w:id="1514" w:author="S. Chincholikar and R. Chawla" w:date="2026-10-07T00:00:00Z">
        <w:r>
          <w:rPr/>
          <w:delText xml:space="preserve"> </w:delText>
        </w:r>
      </w:del>
      <w:del w:id="1515" w:author="S. Chincholikar and R. Chawla" w:date="2026-10-07T00:00:00Z">
        <w:r>
          <w:rPr/>
          <w:delText xml:space="preserve">markedly less sensitive than GPT-4o-mini,</w:delText>
        </w:r>
      </w:del>
      <w:del w:id="1516" w:author="S. Chincholikar and R. Chawla" w:date="2026-10-07T00:00:00Z">
        <w:r>
          <w:rPr/>
          <w:delText xml:space="preserve"> </w:delText>
        </w:r>
      </w:del>
      <w:del w:id="1517" w:author="S. Chincholikar and R. Chawla" w:date="2026-10-07T00:00:00Z">
        <w:r>
          <w:rPr/>
          <w:delText xml:space="preserve">with slopes of 0.387 and 0.775 respectively.</w:delText>
        </w:r>
      </w:del>
      <w:r>
        <w:t xml:space="preserve"> </w:t>
      </w:r>
      <w:ins w:id="1518" w:author="S. Chincholikar and R. Chawla" w:date="2026-10-07T00:00:00Z">
        <w:r>
          <w:rPr/>
          <w:t xml:space="preserve">: under a paired firm-clustered bootstrap 18 of the 21</w:t>
        </w:r>
      </w:ins>
      <w:ins w:id="1519" w:author="S. Chincholikar and R. Chawla" w:date="2026-10-07T00:00:00Z">
        <w:r>
          <w:rPr/>
          <w:t xml:space="preserve"> </w:t>
        </w:r>
      </w:ins>
      <w:ins w:id="1520" w:author="S. Chincholikar and R. Chawla" w:date="2026-10-07T00:00:00Z">
        <w:r>
          <w:rPr/>
          <w:t xml:space="preserve">model pairs differ significantly, so the fourfold spread in Table </w:t>
        </w:r>
      </w:ins>
      <w:hyperlink w:anchor="tab:permodel">
        <w:ins w:id="1521" w:author="S. Chincholikar and R. Chawla" w:date="2026-10-07T00:00:00Z">
          <w:r>
            <w:rPr>
              <w:rStyle w:val="Hyperlink"/>
            </w:rPr>
            <w:t xml:space="preserve">1</w:t>
          </w:r>
        </w:ins>
      </w:hyperlink>
      <w:ins w:id="1522" w:author="S. Chincholikar and R. Chawla" w:date="2026-10-07T00:00:00Z">
        <w:r>
          <w:rPr/>
          <w:t xml:space="preserve"> </w:t>
        </w:r>
      </w:ins>
      <w:ins w:id="1523" w:author="S. Chincholikar and R. Chawla" w:date="2026-10-07T00:00:00Z">
        <w:r>
          <w:rPr/>
          <w:t xml:space="preserve">is tested rather</w:t>
        </w:r>
      </w:ins>
      <w:ins w:id="1524" w:author="S. Chincholikar and R. Chawla" w:date="2026-10-07T00:00:00Z">
        <w:r>
          <w:rPr/>
          <w:t xml:space="preserve"> </w:t>
        </w:r>
      </w:ins>
      <w:ins w:id="1525" w:author="S. Chincholikar and R. Chawla" w:date="2026-10-07T00:00:00Z">
        <w:r>
          <w:rPr/>
          <w:t xml:space="preserve">than inferred from overlapping intervals. Its structure matters more than its width. Within each family</w:t>
        </w:r>
      </w:ins>
      <w:ins w:id="1526" w:author="S. Chincholikar and R. Chawla" w:date="2026-10-07T00:00:00Z">
        <w:r>
          <w:rPr/>
          <w:t xml:space="preserve"> </w:t>
        </w:r>
      </w:ins>
      <w:ins w:id="1527" w:author="S. Chincholikar and R. Chawla" w:date="2026-10-07T00:00:00Z">
        <w:r>
          <w:rPr/>
          <w:t xml:space="preserve">the coefficient declines monotonically in point estimate with capability, yet capability does not order it</w:t>
        </w:r>
      </w:ins>
      <w:ins w:id="1528" w:author="S. Chincholikar and R. Chawla" w:date="2026-10-07T00:00:00Z">
        <w:r>
          <w:rPr/>
          <w:t xml:space="preserve"> </w:t>
        </w:r>
      </w:ins>
      <w:ins w:id="1529" w:author="S. Chincholikar and R. Chawla" w:date="2026-10-07T00:00:00Z">
        <w:r>
          <w:rPr>
            <w:i/>
            <w:iCs/>
          </w:rPr>
          <w:t xml:space="preserve">across</w:t>
        </w:r>
      </w:ins>
      <w:r>
        <w:t xml:space="preserve"> </w:t>
      </w:r>
      <w:ins w:id="1530" w:author="S. Chincholikar and R. Chawla" w:date="2026-10-07T00:00:00Z">
        <w:r>
          <w:rPr/>
          <w:t xml:space="preserve">families: the two tested frontier models converge near 0.19 from very different starting points</w:t>
        </w:r>
      </w:ins>
      <w:ins w:id="1531" w:author="S. Chincholikar and R. Chawla" w:date="2026-10-07T00:00:00Z">
        <w:r>
          <w:rPr/>
          <w:t xml:space="preserve"> </w:t>
        </w:r>
      </w:ins>
      <w:ins w:id="1532" w:author="S. Chincholikar and R. Chawla" w:date="2026-10-07T00:00:00Z">
        <w:r>
          <w:rPr/>
          <w:t xml:space="preserve">rather than approaching zero. Before correction the only three pairs that do</w:t>
        </w:r>
      </w:ins>
      <w:ins w:id="1533" w:author="S. Chincholikar and R. Chawla" w:date="2026-10-07T00:00:00Z">
        <w:r>
          <w:rPr/>
          <w:t xml:space="preserve"> </w:t>
        </w:r>
      </w:ins>
      <w:ins w:id="1534" w:author="S. Chincholikar and R. Chawla" w:date="2026-10-07T00:00:00Z">
        <w:r>
          <w:rPr>
            <w:i/>
            <w:iCs/>
          </w:rPr>
          <w:t xml:space="preserve">not</w:t>
        </w:r>
      </w:ins>
      <w:r>
        <w:t xml:space="preserve"> </w:t>
      </w:r>
      <w:ins w:id="1535" w:author="S. Chincholikar and R. Chawla" w:date="2026-10-07T00:00:00Z">
        <w:r>
          <w:rPr/>
          <w:t xml:space="preserve">differ are Gemini Flash versus Gemini Pro,</w:t>
        </w:r>
      </w:ins>
      <w:ins w:id="1536" w:author="S. Chincholikar and R. Chawla" w:date="2026-10-07T00:00:00Z">
        <w:r>
          <w:rPr/>
          <w:t xml:space="preserve"> </w:t>
        </w:r>
      </w:ins>
      <w:ins w:id="1537" w:author="S. Chincholikar and R. Chawla" w:date="2026-10-07T00:00:00Z">
        <w:r>
          <w:rPr/>
          <w:t xml:space="preserve">Flash versus GPT-6 Astra, and Pro versus Astra: neither frontier model differs</w:t>
        </w:r>
      </w:ins>
      <w:ins w:id="1538" w:author="S. Chincholikar and R. Chawla" w:date="2026-10-07T00:00:00Z">
        <w:r>
          <w:rPr/>
          <w:t xml:space="preserve"> </w:t>
        </w:r>
      </w:ins>
      <w:ins w:id="1539" w:author="S. Chincholikar and R. Chawla" w:date="2026-10-07T00:00:00Z">
        <w:r>
          <w:rPr/>
          <w:t xml:space="preserve">significantly from a Flash-tier model. Capability buys a lower level, not a different character,</w:t>
        </w:r>
      </w:ins>
      <w:ins w:id="1540" w:author="S. Chincholikar and R. Chawla" w:date="2026-10-07T00:00:00Z">
        <w:r>
          <w:rPr/>
          <w:t xml:space="preserve"> </w:t>
        </w:r>
      </w:ins>
      <w:ins w:id="1541" w:author="S. Chincholikar and R. Chawla" w:date="2026-10-07T00:00:00Z">
        <w:r>
          <w:rPr/>
          <w:t xml:space="preserve">and Section </w:t>
        </w:r>
      </w:ins>
      <w:hyperlink w:anchor="sec:ttc">
        <w:ins w:id="1542" w:author="S. Chincholikar and R. Chawla" w:date="2026-10-07T00:00:00Z">
          <w:r>
            <w:rPr>
              <w:rStyle w:val="Hyperlink"/>
            </w:rPr>
            <w:t xml:space="preserve">4.3</w:t>
          </w:r>
        </w:ins>
      </w:hyperlink>
      <w:ins w:id="1543" w:author="S. Chincholikar and R. Chawla" w:date="2026-10-07T00:00:00Z">
        <w:r>
          <w:rPr/>
          <w:t xml:space="preserve"> </w:t>
        </w:r>
      </w:ins>
      <w:ins w:id="1544" w:author="S. Chincholikar and R. Chawla" w:date="2026-10-07T00:00:00Z">
        <w:r>
          <w:rPr/>
          <w:t xml:space="preserve">shows the character worsens.</w:t>
        </w:r>
      </w:ins>
      <w:ins w:id="1545" w:author="S. Chincholikar and R. Chawla" w:date="2026-10-07T00:00:00Z">
        <w:r>
          <w:rPr/>
          <w:t xml:space="preserve"> </w:t>
        </w:r>
      </w:ins>
      <w:r>
        <w:t xml:space="preserve">The result</w:t>
      </w:r>
      <w:r>
        <w:t xml:space="preserve"> </w:t>
      </w:r>
      <w:del w:id="1546" w:author="S. Chincholikar and R. Chawla" w:date="2026-10-07T00:00:00Z">
        <w:r>
          <w:rPr/>
          <w:delText xml:space="preserve">is robust across several checks , detailed in Appendix </w:delText>
        </w:r>
      </w:del>
      <w:hyperlink w:anchor="app:robust">
        <w:del w:id="1547" w:author="S. Chincholikar and R. Chawla" w:date="2026-10-07T00:00:00Z">
          <w:r>
            <w:rPr>
              <w:rStyle w:val="Hyperlink"/>
            </w:rPr>
            <w:delText xml:space="preserve">6</w:delText>
          </w:r>
        </w:del>
      </w:hyperlink>
      <w:del w:id="1548" w:author="S. Chincholikar and R. Chawla" w:date="2026-10-07T00:00:00Z">
        <w:r>
          <w:rPr/>
          <w:delText xml:space="preserve">: the matched</w:delText>
        </w:r>
      </w:del>
      <w:r>
        <w:t xml:space="preserve"> </w:t>
      </w:r>
      <w:ins w:id="1549" w:author="S. Chincholikar and R. Chawla" w:date="2026-10-07T00:00:00Z">
        <w:r>
          <w:rPr/>
          <w:t xml:space="preserve">survives the checks in Table </w:t>
        </w:r>
      </w:ins>
      <w:hyperlink w:anchor="tab:robust">
        <w:ins w:id="1550" w:author="S. Chincholikar and R. Chawla" w:date="2026-10-07T00:00:00Z">
          <w:r>
            <w:rPr>
              <w:rStyle w:val="Hyperlink"/>
            </w:rPr>
            <w:t xml:space="preserve">4</w:t>
          </w:r>
        </w:ins>
      </w:hyperlink>
      <w:ins w:id="1551" w:author="S. Chincholikar and R. Chawla" w:date="2026-10-07T00:00:00Z">
        <w:r>
          <w:rPr/>
          <w:t xml:space="preserve">: the</w:t>
        </w:r>
      </w:ins>
      <w:ins w:id="1552" w:author="S. Chincholikar and R. Chawla" w:date="2026-10-07T00:00:00Z">
        <w:r>
          <w:rPr/>
          <w:t xml:space="preserve"> </w:t>
        </w:r>
      </w:ins>
      <w:r>
        <w:t xml:space="preserve">credit-irrelevant placebo moves</w:t>
      </w:r>
      <w:r>
        <w:t xml:space="preserve"> </w:t>
      </w:r>
      <w:r>
        <w:t xml:space="preserve">ratings only</w:t>
      </w:r>
      <w:r>
        <w:t xml:space="preserve"> </w:t>
      </w:r>
      <w:del w:id="1553" w:author="S. Chincholikar and R. Chawla" w:date="2026-10-07T00:00:00Z">
        <w:r>
          <w:rPr/>
          <w:delText xml:space="preserve">0.042</w:delText>
        </w:r>
      </w:del>
      <w:r>
        <w:t xml:space="preserve"> </w:t>
      </w:r>
      <w:ins w:id="1554" w:author="S. Chincholikar and R. Chawla" w:date="2026-10-07T00:00:00Z">
        <w:r>
          <w:rPr/>
          <w:t xml:space="preserve">0.0425</w:t>
        </w:r>
      </w:ins>
      <w:ins w:id="1555" w:author="S. Chincholikar and R. Chawla" w:date="2026-10-07T00:00:00Z">
        <w:r>
          <w:rPr/>
          <w:t xml:space="preserve"> </w:t>
        </w:r>
      </w:ins>
      <w:r>
        <w:t xml:space="preserve">notches per step</w:t>
      </w:r>
      <w:r>
        <w:t xml:space="preserve"> </w:t>
      </w:r>
      <w:del w:id="1556" w:author="S. Chincholikar and R. Chawla" w:date="2026-10-07T00:00:00Z">
        <w:r>
          <w:rPr/>
          <w:delText xml:space="preserve">, so the net macro-minus-placebo</w:delText>
        </w:r>
      </w:del>
      <w:del w:id="1557" w:author="S. Chincholikar and R. Chawla" w:date="2026-10-07T00:00:00Z">
        <w:r>
          <w:rPr/>
          <w:delText xml:space="preserve"> </w:delText>
        </w:r>
      </w:del>
      <w:del w:id="1558" w:author="S. Chincholikar and R. Chawla" w:date="2026-10-07T00:00:00Z">
        <w:r>
          <w:rPr/>
          <w:delText xml:space="preserve">effect is</w:delText>
        </w:r>
      </w:del>
      <w:r>
        <w:t xml:space="preserve"> </w:t>
      </w:r>
      <w:ins w:id="1559" w:author="S. Chincholikar and R. Chawla" w:date="2026-10-07T00:00:00Z">
        <w:r>
          <w:rPr/>
          <w:t xml:space="preserve">across the five original models, leaving a net effect of</w:t>
        </w:r>
      </w:ins>
      <w:ins w:id="1560" w:author="S. Chincholikar and R. Chawla" w:date="2026-10-07T00:00:00Z">
        <w:r>
          <w:rPr/>
          <w:t xml:space="preserve"> </w:t>
        </w:r>
      </w:ins>
      <w:r>
        <w:t xml:space="preserve">0.387 (95% CI</w:t>
      </w:r>
      <w:r>
        <w:t xml:space="preserve"> </w:t>
      </w:r>
      <w:del w:id="1561" w:author="S. Chincholikar and R. Chawla" w:date="2026-10-07T00:00:00Z">
        <w:r>
          <w:rPr/>
          <w:delText xml:space="preserve">[0.36,0.41]) , still excluding</w:delText>
        </w:r>
      </w:del>
      <w:r>
        <w:t xml:space="preserve"> </w:t>
      </w:r>
      <w:ins w:id="1562" w:author="S. Chincholikar and R. Chawla" w:date="2026-10-07T00:00:00Z">
        <w:r>
          <w:rPr/>
          <w:t xml:space="preserve">[0.363,0.412]) that</w:t>
        </w:r>
      </w:ins>
      <w:ins w:id="1563" w:author="S. Chincholikar and R. Chawla" w:date="2026-10-07T00:00:00Z">
        <w:r>
          <w:rPr/>
          <w:t xml:space="preserve"> </w:t>
        </w:r>
      </w:ins>
      <w:ins w:id="1564" w:author="S. Chincholikar and R. Chawla" w:date="2026-10-07T00:00:00Z">
        <w:r>
          <w:rPr/>
          <w:t xml:space="preserve">still excludes</w:t>
        </w:r>
      </w:ins>
      <w:ins w:id="1565" w:author="S. Chincholikar and R. Chawla" w:date="2026-10-07T00:00:00Z">
        <w:r>
          <w:rPr/>
          <w:t xml:space="preserve"> </w:t>
        </w:r>
      </w:ins>
      <w:r>
        <w:t xml:space="preserve">zero, and the coefficient</w:t>
      </w:r>
      <w:r>
        <w:t xml:space="preserve"> </w:t>
      </w:r>
      <w:del w:id="1566" w:author="S. Chincholikar and R. Chawla" w:date="2026-10-07T00:00:00Z">
        <w:r>
          <w:rPr/>
          <w:delText xml:space="preserve">survives</w:delText>
        </w:r>
      </w:del>
      <w:r>
        <w:t xml:space="preserve"> </w:t>
      </w:r>
      <w:ins w:id="1567" w:author="S. Chincholikar and R. Chawla" w:date="2026-10-07T00:00:00Z">
        <w:r>
          <w:rPr/>
          <w:t xml:space="preserve">holds under</w:t>
        </w:r>
      </w:ins>
      <w:ins w:id="1568" w:author="S. Chincholikar and R. Chawla" w:date="2026-10-07T00:00:00Z">
        <w:r>
          <w:rPr/>
          <w:t xml:space="preserve"> </w:t>
        </w:r>
      </w:ins>
      <w:r>
        <w:t xml:space="preserve">served-model fixed effects, a</w:t>
      </w:r>
      <w:r>
        <w:t xml:space="preserve"> </w:t>
      </w:r>
      <w:del w:id="1569" w:author="S. Chincholikar and R. Chawla" w:date="2026-10-07T00:00:00Z">
        <w:r>
          <w:rPr/>
          <w:delText xml:space="preserve">rating-token</w:delText>
        </w:r>
      </w:del>
      <w:r>
        <w:t xml:space="preserve"> </w:t>
      </w:r>
      <w:r>
        <w:t xml:space="preserve">log-probability</w:t>
      </w:r>
      <w:r>
        <w:t xml:space="preserve"> </w:t>
      </w:r>
      <w:r>
        <w:t xml:space="preserve">estimator</w:t>
      </w:r>
      <w:r>
        <w:t xml:space="preserve"> </w:t>
      </w:r>
      <w:del w:id="1570" w:author="S. Chincholikar and R. Chawla" w:date="2026-10-07T00:00:00Z">
        <w:r>
          <w:rPr/>
          <w:delText xml:space="preserve">,</w:delText>
        </w:r>
      </w:del>
      <w:r>
        <w:t xml:space="preserve"> </w:t>
      </w:r>
      <w:r>
        <w:t xml:space="preserve">and the Amato–Furfine ordered-probit</w:t>
      </w:r>
      <w:r>
        <w:t xml:space="preserve"> </w:t>
      </w:r>
      <w:del w:id="1571" w:author="S. Chincholikar and R. Chawla" w:date="2026-10-07T00:00:00Z">
        <w:r>
          <w:rPr/>
          <w:delText xml:space="preserve">null (Table </w:delText>
        </w:r>
      </w:del>
      <w:hyperlink w:anchor="tab:robust">
        <w:del w:id="1572" w:author="S. Chincholikar and R. Chawla" w:date="2026-10-07T00:00:00Z">
          <w:r>
            <w:rPr>
              <w:rStyle w:val="Hyperlink"/>
            </w:rPr>
            <w:delText xml:space="preserve">4</w:delText>
          </w:r>
        </w:del>
      </w:hyperlink>
      <w:del w:id="1573" w:author="S. Chincholikar and R. Chawla" w:date="2026-10-07T00:00:00Z">
        <w:r>
          <w:rPr/>
          <w:delText xml:space="preserve">)</w:delText>
        </w:r>
      </w:del>
      <w:ins w:id="1574" w:author="S. Chincholikar and R. Chawla" w:date="2026-10-07T00:00:00Z">
        <w:r>
          <w:rPr/>
          <w:t xml:space="preserve">estimator</w:t>
        </w:r>
      </w:ins>
      <w:r>
        <w:t xml:space="preserve">.</w:t>
      </w:r>
    </w:p>
    <w:p>
      <w:pPr>
        <w:pStyle w:val="BodyText"/>
      </w:pPr>
      <w:del w:id="1575" w:author="S. Chincholikar and R. Chawla" w:date="2026-10-07T00:00:00Z">
        <w:r>
          <w:rPr/>
          <w:delText xml:space="preserve">The magnitudes are economically material. A pooled 1.76-notch swing means that a firm with unchanged</w:delText>
        </w:r>
      </w:del>
      <w:del w:id="1576" w:author="S. Chincholikar and R. Chawla" w:date="2026-10-07T00:00:00Z">
        <w:r>
          <w:rPr/>
          <w:delText xml:space="preserve"> </w:delText>
        </w:r>
      </w:del>
      <w:del w:id="1577" w:author="S. Chincholikar and R. Chawla" w:date="2026-10-07T00:00:00Z">
        <w:r>
          <w:rPr/>
          <w:delText xml:space="preserve">fundamentals—rated, say, A- in a boom—can be rated near BBB in a severe recession purely because</w:delText>
        </w:r>
      </w:del>
      <w:del w:id="1578" w:author="S. Chincholikar and R. Chawla" w:date="2026-10-07T00:00:00Z">
        <w:r>
          <w:rPr/>
          <w:delText xml:space="preserve"> </w:delText>
        </w:r>
      </w:del>
      <w:del w:id="1579" w:author="S. Chincholikar and R. Chawla" w:date="2026-10-07T00:00:00Z">
        <w:r>
          <w:rPr/>
          <w:delText xml:space="preserve">of the macroeconomic environment in which the model is placed, and for the most sensitive model the</w:delText>
        </w:r>
      </w:del>
      <w:del w:id="1580" w:author="S. Chincholikar and R. Chawla" w:date="2026-10-07T00:00:00Z">
        <w:r>
          <w:rPr/>
          <w:delText xml:space="preserve"> </w:delText>
        </w:r>
      </w:del>
      <w:del w:id="1581" w:author="S. Chincholikar and R. Chawla" w:date="2026-10-07T00:00:00Z">
        <w:r>
          <w:rPr/>
          <w:delText xml:space="preserve">boom-to-recession swing exceeds threenotches</w:delText>
        </w:r>
      </w:del>
      <w:r>
        <w:t xml:space="preserve"> </w:t>
      </w:r>
      <w:ins w:id="1582" w:author="S. Chincholikar and R. Chawla" w:date="2026-10-07T00:00:00Z">
        <w:r>
          <w:rPr/>
          <w:t xml:space="preserve">Magnitude is therefore a model-selection variable: the swings in Table </w:t>
        </w:r>
      </w:ins>
      <w:hyperlink w:anchor="tab:permodel">
        <w:ins w:id="1583" w:author="S. Chincholikar and R. Chawla" w:date="2026-10-07T00:00:00Z">
          <w:r>
            <w:rPr>
              <w:rStyle w:val="Hyperlink"/>
            </w:rPr>
            <w:t xml:space="preserve">1</w:t>
          </w:r>
        </w:ins>
      </w:hyperlink>
      <w:ins w:id="1584" w:author="S. Chincholikar and R. Chawla" w:date="2026-10-07T00:00:00Z">
        <w:r>
          <w:rPr/>
          <w:t xml:space="preserve"> </w:t>
        </w:r>
      </w:ins>
      <w:ins w:id="1585" w:author="S. Chincholikar and R. Chawla" w:date="2026-10-07T00:00:00Z">
        <w:r>
          <w:rPr/>
          <w:t xml:space="preserve">span over</w:t>
        </w:r>
      </w:ins>
      <w:ins w:id="1586" w:author="S. Chincholikar and R. Chawla" w:date="2026-10-07T00:00:00Z">
        <w:r>
          <w:rPr/>
          <w:t xml:space="preserve"> </w:t>
        </w:r>
      </w:ins>
      <w:ins w:id="1587" w:author="S. Chincholikar and R. Chawla" w:date="2026-10-07T00:00:00Z">
        <w:r>
          <w:rPr/>
          <w:t xml:space="preserve">fourfold, frontier models under one notch and GPT-4o-mini above three. The claims we press are the</w:t>
        </w:r>
      </w:ins>
      <w:ins w:id="1588" w:author="S. Chincholikar and R. Chawla" w:date="2026-10-07T00:00:00Z">
        <w:r>
          <w:rPr/>
          <w:t xml:space="preserve"> </w:t>
        </w:r>
      </w:ins>
      <w:ins w:id="1589" w:author="S. Chincholikar and R. Chawla" w:date="2026-10-07T00:00:00Z">
        <w:r>
          <w:rPr/>
          <w:t xml:space="preserve">structural ones, which do</w:t>
        </w:r>
      </w:ins>
      <w:ins w:id="1590" w:author="S. Chincholikar and R. Chawla" w:date="2026-10-07T00:00:00Z">
        <w:r>
          <w:rPr/>
          <w:t xml:space="preserve"> </w:t>
        </w:r>
      </w:ins>
      <w:ins w:id="1591" w:author="S. Chincholikar and R. Chawla" w:date="2026-10-07T00:00:00Z">
        <w:r>
          <w:rPr>
            <w:i/>
            <w:iCs/>
          </w:rPr>
          <w:t xml:space="preserve">not</w:t>
        </w:r>
      </w:ins>
      <w:r>
        <w:t xml:space="preserve"> </w:t>
      </w:r>
      <w:ins w:id="1592" w:author="S. Chincholikar and R. Chawla" w:date="2026-10-07T00:00:00Z">
        <w:r>
          <w:rPr/>
          <w:t xml:space="preserve">attenuate with capability</w:t>
        </w:r>
      </w:ins>
      <w:ins w:id="1593" w:author="S. Chincholikar and R. Chawla" w:date="2026-10-07T00:00:00Z">
        <w:r>
          <w:rPr/>
          <w:t xml:space="preserve"> </w:t>
        </w:r>
      </w:ins>
      <w:r>
        <w:t xml:space="preserve">(§</w:t>
      </w:r>
      <w:hyperlink w:anchor="sec:capital">
        <w:del w:id="1594" w:author="S. Chincholikar and R. Chawla" w:date="2026-10-07T00:00:00Z">
          <w:r>
            <w:rPr>
              <w:rStyle w:val="Hyperlink"/>
            </w:rPr>
            <w:delText xml:space="preserve">4.4</w:delText>
          </w:r>
        </w:del>
      </w:hyperlink>
      <w:hyperlink w:anchor="sec:ttc">
        <w:ins w:id="1595" w:author="S. Chincholikar and R. Chawla" w:date="2026-10-07T00:00:00Z">
          <w:r>
            <w:rPr>
              <w:rStyle w:val="Hyperlink"/>
            </w:rPr>
            <w:t xml:space="preserve">4.3</w:t>
          </w:r>
        </w:ins>
      </w:hyperlink>
      <w:r>
        <w:t xml:space="preserve">).</w:t>
      </w:r>
    </w:p>
    <w:bookmarkEnd w:id="12"/>
    <w:bookmarkStart w:id="13" w:name="sec:asym"/>
    <w:p>
      <w:pPr>
        <w:pStyle w:val="Heading2"/>
      </w:pPr>
      <w:r>
        <w:t xml:space="preserve">The procyclicality is asymmetric</w:t>
      </w:r>
    </w:p>
    <w:p>
      <w:pPr>
        <w:pStyle w:val="FirstParagraph"/>
      </w:pPr>
      <w:del w:id="1596" w:author="S. Chincholikar and R. Chawla" w:date="2026-10-07T00:00:00Z">
        <w:r>
          <w:rPr/>
          <w:delText xml:space="preserve">The response to macroeconomic conditions is highly asymmetric. Splitting the macro axis</w:delText>
        </w:r>
      </w:del>
      <w:r>
        <w:t xml:space="preserve"> </w:t>
      </w:r>
      <w:ins w:id="1597" w:author="S. Chincholikar and R. Chawla" w:date="2026-10-07T00:00:00Z">
        <w:r>
          <w:rPr/>
          <w:t xml:space="preserve">Split</w:t>
        </w:r>
      </w:ins>
      <w:ins w:id="1598" w:author="S. Chincholikar and R. Chawla" w:date="2026-10-07T00:00:00Z">
        <w:r>
          <w:rPr/>
          <w:t xml:space="preserve"> </w:t>
        </w:r>
      </w:ins>
      <w:r>
        <w:t xml:space="preserve">at neutral,</w:t>
      </w:r>
      <w:r>
        <w:t xml:space="preserve"> </w:t>
      </w:r>
      <w:del w:id="1599" w:author="S. Chincholikar and R. Chawla" w:date="2026-10-07T00:00:00Z">
        <w:r>
          <w:rPr/>
          <w:delText xml:space="preserve">the pooled downside half-slope (neutral to severe recession) is 0.67 notches per step (95% CI</w:delText>
        </w:r>
      </w:del>
      <w:del w:id="1600" w:author="S. Chincholikar and R. Chawla" w:date="2026-10-07T00:00:00Z">
        <w:r>
          <w:rPr/>
          <w:delText xml:space="preserve"> </w:delText>
        </w:r>
      </w:del>
      <w:del w:id="1601" w:author="S. Chincholikar and R. Chawla" w:date="2026-10-07T00:00:00Z">
        <w:r>
          <w:rPr/>
          <w:delText xml:space="preserve">[0.63,0.72]) versus an upside half-slope (boom to neutral) of 0.21 (95% CI [0.18,0.24]), so</w:delText>
        </w:r>
      </w:del>
      <w:r>
        <w:t xml:space="preserve"> </w:t>
      </w:r>
      <w:r>
        <w:t xml:space="preserve">downgrade sensitivity is about 3.2 times</w:t>
      </w:r>
      <w:r>
        <w:t xml:space="preserve"> </w:t>
      </w:r>
      <w:del w:id="1602" w:author="S. Chincholikar and R. Chawla" w:date="2026-10-07T00:00:00Z">
        <w:r>
          <w:rPr/>
          <w:delText xml:space="preserve">larger than upgrade sensitivity , a pattern seen in all five</w:delText>
        </w:r>
      </w:del>
      <w:del w:id="1603" w:author="S. Chincholikar and R. Chawla" w:date="2026-10-07T00:00:00Z">
        <w:r>
          <w:rPr/>
          <w:delText xml:space="preserve"> </w:delText>
        </w:r>
      </w:del>
      <w:del w:id="1604" w:author="S. Chincholikar and R. Chawla" w:date="2026-10-07T00:00:00Z">
        <w:r>
          <w:rPr/>
          <w:delText xml:space="preserve">models (</w:delText>
        </w:r>
      </w:del>
      <w:ins w:id="1605" w:author="S. Chincholikar and R. Chawla" w:date="2026-10-07T00:00:00Z">
        <w:r>
          <w:rPr/>
          <w:t xml:space="preserve">upgrade sensitivity pooled, and every</w:t>
        </w:r>
      </w:ins>
      <w:ins w:id="1606" w:author="S. Chincholikar and R. Chawla" w:date="2026-10-07T00:00:00Z">
        <w:r>
          <w:rPr/>
          <w:t xml:space="preserve"> </w:t>
        </w:r>
      </w:ins>
      <w:ins w:id="1607" w:author="S. Chincholikar and R. Chawla" w:date="2026-10-07T00:00:00Z">
        <w:r>
          <w:rPr/>
          <w:t xml:space="preserve">model’s downside-to-upside interval excludes 1 (Table </w:t>
        </w:r>
      </w:ins>
      <w:hyperlink w:anchor="tab:permodel">
        <w:ins w:id="1608" w:author="S. Chincholikar and R. Chawla" w:date="2026-10-07T00:00:00Z">
          <w:r>
            <w:rPr>
              <w:rStyle w:val="Hyperlink"/>
            </w:rPr>
            <w:t xml:space="preserve">1</w:t>
          </w:r>
        </w:ins>
      </w:hyperlink>
      <w:ins w:id="1609" w:author="S. Chincholikar and R. Chawla" w:date="2026-10-07T00:00:00Z">
        <w:r>
          <w:rPr/>
          <w:t xml:space="preserve"> </w:t>
        </w:r>
      </w:ins>
      <w:ins w:id="1610" w:author="S. Chincholikar and R. Chawla" w:date="2026-10-07T00:00:00Z">
        <w:r>
          <w:rPr/>
          <w:t xml:space="preserve">and</w:t>
        </w:r>
      </w:ins>
      <w:ins w:id="1611" w:author="S. Chincholikar and R. Chawla" w:date="2026-10-07T00:00:00Z">
        <w:r>
          <w:rPr/>
          <w:t xml:space="preserve"> </w:t>
        </w:r>
      </w:ins>
      <w:r>
        <w:t xml:space="preserve">Fig. </w:t>
      </w:r>
      <w:hyperlink w:anchor="fig:asym">
        <w:r>
          <w:rPr>
            <w:rStyle w:val="Hyperlink"/>
          </w:rPr>
          <w:t xml:space="preserve">2</w:t>
        </w:r>
      </w:hyperlink>
      <w:r>
        <w:t xml:space="preserve">).</w:t>
      </w:r>
      <w:r>
        <w:t xml:space="preserve"> </w:t>
      </w:r>
      <w:del w:id="1612" w:author="S. Chincholikar and R. Chawla" w:date="2026-10-07T00:00:00Z">
        <w:r>
          <w:rPr/>
          <w:delText xml:space="preserve">This asymmetry suggests that LLM ratings are</w:delText>
        </w:r>
      </w:del>
      <w:del w:id="1613" w:author="S. Chincholikar and R. Chawla" w:date="2026-10-07T00:00:00Z">
        <w:r>
          <w:rPr/>
          <w:delText xml:space="preserve"> </w:delText>
        </w:r>
      </w:del>
      <w:del w:id="1614" w:author="S. Chincholikar and R. Chawla" w:date="2026-10-07T00:00:00Z">
        <w:r>
          <w:rPr/>
          <w:delText xml:space="preserve">more sensitive to deteriorating than to improving conditions, and it matters</w:delText>
        </w:r>
      </w:del>
      <w:ins w:id="1615" w:author="S. Chincholikar and R. Chawla" w:date="2026-10-07T00:00:00Z">
        <w:r>
          <w:rPr/>
          <w:t xml:space="preserve">That is a direction, not an</w:t>
        </w:r>
      </w:ins>
      <w:ins w:id="1616" w:author="S. Chincholikar and R. Chawla" w:date="2026-10-07T00:00:00Z">
        <w:r>
          <w:rPr/>
          <w:t xml:space="preserve"> </w:t>
        </w:r>
      </w:ins>
      <w:ins w:id="1617" w:author="S. Chincholikar and R. Chawla" w:date="2026-10-07T00:00:00Z">
        <w:r>
          <w:rPr/>
          <w:t xml:space="preserve">ordering: the ratio’s denominator is small, so the per-model ranking is not resolvable. The direction is</w:t>
        </w:r>
      </w:ins>
      <w:ins w:id="1618" w:author="S. Chincholikar and R. Chawla" w:date="2026-10-07T00:00:00Z">
        <w:r>
          <w:rPr/>
          <w:t xml:space="preserve"> </w:t>
        </w:r>
      </w:ins>
      <w:ins w:id="1619" w:author="S. Chincholikar and R. Chawla" w:date="2026-10-07T00:00:00Z">
        <w:r>
          <w:rPr/>
          <w:t xml:space="preserve">what matters,</w:t>
        </w:r>
      </w:ins>
      <w:ins w:id="1620" w:author="S. Chincholikar and R. Chawla" w:date="2026-10-07T00:00:00Z">
        <w:r>
          <w:rPr/>
          <w:t xml:space="preserve"> </w:t>
        </w:r>
      </w:ins>
      <w:r>
        <w:t xml:space="preserve">because downgrades in downturns raise borrowing costs and capital requirements exactly</w:t>
      </w:r>
      <w:r>
        <w:t xml:space="preserve"> </w:t>
      </w:r>
      <w:r>
        <w:t xml:space="preserve">when</w:t>
      </w:r>
      <w:r>
        <w:t xml:space="preserve"> </w:t>
      </w:r>
      <w:del w:id="1621" w:author="S. Chincholikar and R. Chawla" w:date="2026-10-07T00:00:00Z">
        <w:r>
          <w:rPr/>
          <w:delText xml:space="preserve">financial</w:delText>
        </w:r>
      </w:del>
      <w:r>
        <w:t xml:space="preserve"> </w:t>
      </w:r>
      <w:r>
        <w:t xml:space="preserve">conditions are already</w:t>
      </w:r>
      <w:r>
        <w:t xml:space="preserve"> </w:t>
      </w:r>
      <w:del w:id="1622" w:author="S. Chincholikar and R. Chawla" w:date="2026-10-07T00:00:00Z">
        <w:r>
          <w:rPr/>
          <w:delText xml:space="preserve">under strain; it also echoes the stricter-in-downturns behaviour long attributed to human agencies</w:delText>
        </w:r>
      </w:del>
      <w:del w:id="1623" w:author="S. Chincholikar and R. Chawla" w:date="2026-10-07T00:00:00Z">
        <w:r>
          <w:rPr/>
          <w:delText xml:space="preserve"> </w:delText>
        </w:r>
      </w:del>
      <w:del w:id="1624" w:author="S. Chincholikar and R. Chawla" w:date="2026-10-07T00:00:00Z">
        <w:r>
          <w:rPr/>
          <w:delText xml:space="preserve"> </w:delText>
        </w:r>
      </w:del>
      <w:del w:id="1625" w:author="S. Chincholikar and R. Chawla" w:date="2026-10-07T00:00:00Z">
        <w:r>
          <w:rPr/>
          <w:delText xml:space="preserve">(Löffler 2004)</w:delText>
        </w:r>
      </w:del>
      <w:r>
        <w:t xml:space="preserve"> </w:t>
      </w:r>
      <w:ins w:id="1626" w:author="S. Chincholikar and R. Chawla" w:date="2026-10-07T00:00:00Z">
        <w:r>
          <w:rPr/>
          <w:t xml:space="preserve">strained</w:t>
        </w:r>
      </w:ins>
      <w:r>
        <w:t xml:space="preserve">. Because capital requirements are convex in the rating and bind hardest in stress,</w:t>
      </w:r>
      <w:r>
        <w:t xml:space="preserve"> </w:t>
      </w:r>
      <w:r>
        <w:t xml:space="preserve">an asymmetric downgrade profile is more procyclical than a symmetric one of equal average slope.</w:t>
      </w:r>
    </w:p>
    <w:bookmarkEnd w:id="13"/>
    <w:bookmarkStart w:id="14" w:name="sec:ttc"/>
    <w:p>
      <w:pPr>
        <w:pStyle w:val="Heading2"/>
      </w:pPr>
      <w:r>
        <w:t xml:space="preserve">“Through-the-cycle”</w:t>
      </w:r>
      <w:r>
        <w:t xml:space="preserve"> </w:t>
      </w:r>
      <w:r>
        <w:t xml:space="preserve">instructions anchor rather than de-cyclify</w:t>
      </w:r>
    </w:p>
    <w:p>
      <w:pPr>
        <w:pStyle w:val="FirstParagraph"/>
      </w:pPr>
      <w:r>
        <w:t xml:space="preserve">Prompt framing is a strong determinant of rating sensitivity: the</w:t>
      </w:r>
      <w:r>
        <w:t xml:space="preserve"> </w:t>
      </w:r>
      <w:del w:id="1627" w:author="S. Chincholikar and R. Chawla" w:date="2026-10-07T00:00:00Z">
        <w:r>
          <w:rPr/>
          <w:delText xml:space="preserve">estimated slope declines from</w:delText>
        </w:r>
      </w:del>
      <w:del w:id="1628" w:author="S. Chincholikar and R. Chawla" w:date="2026-10-07T00:00:00Z">
        <w:r>
          <w:rPr/>
          <w:delText xml:space="preserve"> </w:delText>
        </w:r>
      </w:del>
      <w:del w:id="1629" w:author="S. Chincholikar and R. Chawla" w:date="2026-10-07T00:00:00Z">
        <w:r>
          <w:rPr/>
          <w:delText xml:space="preserve">0.516 for the</w:delText>
        </w:r>
      </w:del>
      <w:r>
        <w:t xml:space="preserve"> </w:t>
      </w:r>
      <w:ins w:id="1630" w:author="S. Chincholikar and R. Chawla" w:date="2026-10-07T00:00:00Z">
        <w:r>
          <w:rPr/>
          <w:t xml:space="preserve">pooled slope falls monotonically</w:t>
        </w:r>
      </w:ins>
      <w:ins w:id="1631" w:author="S. Chincholikar and R. Chawla" w:date="2026-10-07T00:00:00Z">
        <w:r>
          <w:rPr/>
          <w:t xml:space="preserve"> </w:t>
        </w:r>
      </w:ins>
      <w:ins w:id="1632" w:author="S. Chincholikar and R. Chawla" w:date="2026-10-07T00:00:00Z">
        <w:r>
          <w:rPr/>
          <w:t xml:space="preserve">across the four framings, roughly threefold from</w:t>
        </w:r>
      </w:ins>
      <w:ins w:id="1633" w:author="S. Chincholikar and R. Chawla" w:date="2026-10-07T00:00:00Z">
        <w:r>
          <w:rPr/>
          <w:t xml:space="preserve"> </w:t>
        </w:r>
      </w:ins>
      <w:r>
        <w:t xml:space="preserve">point-in-time</w:t>
      </w:r>
      <w:r>
        <w:t xml:space="preserve"> </w:t>
      </w:r>
      <w:del w:id="1634" w:author="S. Chincholikar and R. Chawla" w:date="2026-10-07T00:00:00Z">
        <w:r>
          <w:rPr/>
          <w:delText xml:space="preserve">instruction to 0.429 for the terse baseline, 0.329 for the</w:delText>
        </w:r>
      </w:del>
      <w:del w:id="1635" w:author="S. Chincholikar and R. Chawla" w:date="2026-10-07T00:00:00Z">
        <w:r>
          <w:rPr/>
          <w:delText xml:space="preserve"> </w:delText>
        </w:r>
      </w:del>
      <w:del w:id="1636" w:author="S. Chincholikar and R. Chawla" w:date="2026-10-07T00:00:00Z">
        <w:r>
          <w:rPr/>
          <w:delText xml:space="preserve">“be</w:delText>
        </w:r>
      </w:del>
      <w:del w:id="1637" w:author="S. Chincholikar and R. Chawla" w:date="2026-10-07T00:00:00Z">
        <w:r>
          <w:rPr/>
          <w:delText xml:space="preserve"> </w:delText>
        </w:r>
      </w:del>
      <w:del w:id="1638" w:author="S. Chincholikar and R. Chawla" w:date="2026-10-07T00:00:00Z">
        <w:r>
          <w:rPr/>
          <w:delText xml:space="preserve">stable”</w:delText>
        </w:r>
      </w:del>
      <w:del w:id="1639" w:author="S. Chincholikar and R. Chawla" w:date="2026-10-07T00:00:00Z">
        <w:r>
          <w:rPr/>
          <w:delText xml:space="preserve"> </w:delText>
        </w:r>
      </w:del>
      <w:del w:id="1640" w:author="S. Chincholikar and R. Chawla" w:date="2026-10-07T00:00:00Z">
        <w:r>
          <w:rPr/>
          <w:delText xml:space="preserve">instruction, and 0.160 for the</w:delText>
        </w:r>
      </w:del>
      <w:r>
        <w:t xml:space="preserve"> </w:t>
      </w:r>
      <w:ins w:id="1641" w:author="S. Chincholikar and R. Chawla" w:date="2026-10-07T00:00:00Z">
        <w:r>
          <w:rPr/>
          <w:t xml:space="preserve">to</w:t>
        </w:r>
      </w:ins>
      <w:ins w:id="1642" w:author="S. Chincholikar and R. Chawla" w:date="2026-10-07T00:00:00Z">
        <w:r>
          <w:rPr/>
          <w:t xml:space="preserve"> </w:t>
        </w:r>
      </w:ins>
      <w:r>
        <w:t xml:space="preserve">explicit through-the-cycle</w:t>
      </w:r>
      <w:r>
        <w:t xml:space="preserve"> </w:t>
      </w:r>
      <w:del w:id="1643" w:author="S. Chincholikar and R. Chawla" w:date="2026-10-07T00:00:00Z">
        <w:r>
          <w:rPr/>
          <w:delText xml:space="preserve">instruction (95% CI</w:delText>
        </w:r>
      </w:del>
      <w:del w:id="1644" w:author="S. Chincholikar and R. Chawla" w:date="2026-10-07T00:00:00Z">
        <w:r>
          <w:rPr/>
          <w:delText xml:space="preserve"> </w:delText>
        </w:r>
      </w:del>
      <w:del w:id="1645" w:author="S. Chincholikar and R. Chawla" w:date="2026-10-07T00:00:00Z">
        <w:r>
          <w:rPr/>
          <w:delText xml:space="preserve">[0.14,0.18]; terse-minus-TTC contrast 0.269</w:delText>
        </w:r>
      </w:del>
      <w:ins w:id="1646" w:author="S. Chincholikar and R. Chawla" w:date="2026-10-07T00:00:00Z">
        <w:r>
          <w:rPr/>
          <w:t xml:space="preserve">(Table </w:t>
        </w:r>
      </w:ins>
      <w:hyperlink w:anchor="tab:gradient">
        <w:ins w:id="1647" w:author="S. Chincholikar and R. Chawla" w:date="2026-10-07T00:00:00Z">
          <w:r>
            <w:rPr>
              <w:rStyle w:val="Hyperlink"/>
            </w:rPr>
            <w:t xml:space="preserve">2</w:t>
          </w:r>
        </w:ins>
      </w:hyperlink>
      <w:r>
        <w:t xml:space="preserve">). At first sight</w:t>
      </w:r>
      <w:r>
        <w:t xml:space="preserve"> </w:t>
      </w:r>
      <w:del w:id="1648" w:author="S. Chincholikar and R. Chawla" w:date="2026-10-07T00:00:00Z">
        <w:r>
          <w:rPr/>
          <w:delText xml:space="preserve">this suggests that</w:delText>
        </w:r>
      </w:del>
      <w:r>
        <w:t xml:space="preserve"> </w:t>
      </w:r>
      <w:ins w:id="1649" w:author="S. Chincholikar and R. Chawla" w:date="2026-10-07T00:00:00Z">
        <w:r>
          <w:rPr/>
          <w:t xml:space="preserve">that suggests</w:t>
        </w:r>
      </w:ins>
      <w:ins w:id="1650" w:author="S. Chincholikar and R. Chawla" w:date="2026-10-07T00:00:00Z">
        <w:r>
          <w:rPr/>
          <w:t xml:space="preserve"> </w:t>
        </w:r>
      </w:ins>
      <w:r>
        <w:t xml:space="preserve">through-the-cycle prompting</w:t>
      </w:r>
      <w:r>
        <w:t xml:space="preserve"> </w:t>
      </w:r>
      <w:del w:id="1651" w:author="S. Chincholikar and R. Chawla" w:date="2026-10-07T00:00:00Z">
        <w:r>
          <w:rPr/>
          <w:delText xml:space="preserve">successfully</w:delText>
        </w:r>
      </w:del>
      <w:r>
        <w:t xml:space="preserve"> </w:t>
      </w:r>
      <w:r>
        <w:t xml:space="preserve">reduces</w:t>
      </w:r>
      <w:r>
        <w:t xml:space="preserve"> </w:t>
      </w:r>
      <w:r>
        <w:t xml:space="preserve">procyclicality. It does not. Genuine through-the-cycle behaviour is a</w:t>
      </w:r>
      <w:r>
        <w:t xml:space="preserve"> </w:t>
      </w:r>
      <w:del w:id="1652" w:author="S. Chincholikar and R. Chawla" w:date="2026-10-07T00:00:00Z">
        <w:r>
          <w:rPr/>
          <w:delText xml:space="preserve">joint</w:delText>
        </w:r>
      </w:del>
      <w:r>
        <w:t xml:space="preserve"> </w:t>
      </w:r>
      <w:ins w:id="1653" w:author="S. Chincholikar and R. Chawla" w:date="2026-10-07T00:00:00Z">
        <w:r>
          <w:rPr>
            <w:i/>
            <w:iCs/>
          </w:rPr>
          <w:t xml:space="preserve">joint</w:t>
        </w:r>
      </w:ins>
      <w:r>
        <w:t xml:space="preserve"> </w:t>
      </w:r>
      <w:r>
        <w:t xml:space="preserve">condition: the rating slope should</w:t>
      </w:r>
      <w:r>
        <w:t xml:space="preserve"> </w:t>
      </w:r>
      <w:r>
        <w:t xml:space="preserve">fall toward zero</w:t>
      </w:r>
      <w:r>
        <w:t xml:space="preserve"> </w:t>
      </w:r>
      <w:r>
        <w:rPr>
          <w:i/>
          <w:iCs/>
        </w:rPr>
        <w:t xml:space="preserve">and</w:t>
      </w:r>
      <w:r>
        <w:t xml:space="preserve"> </w:t>
      </w:r>
      <w:r>
        <w:t xml:space="preserve">the point-in-time default probability should keep moving with the cycle.</w:t>
      </w:r>
      <w:r>
        <w:t xml:space="preserve"> </w:t>
      </w:r>
      <w:ins w:id="1654" w:author="S. Chincholikar and R. Chawla" w:date="2026-10-07T00:00:00Z">
        <w:r>
          <w:rPr/>
          <w:t xml:space="preserve">Neither is required to be exact, so we operationalise both as tolerance bands tested against</w:t>
        </w:r>
      </w:ins>
      <w:ins w:id="1655" w:author="S. Chincholikar and R. Chawla" w:date="2026-10-07T00:00:00Z">
        <w:r>
          <w:rPr/>
          <w:t xml:space="preserve"> </w:t>
        </w:r>
      </w:ins>
      <w:ins w:id="1656" w:author="S. Chincholikar and R. Chawla" w:date="2026-10-07T00:00:00Z">
        <w:r>
          <w:rPr/>
          <w:t xml:space="preserve">their intervals: a rating slope within ±0.05 notches per step of zero, and PD retention of at</w:t>
        </w:r>
      </w:ins>
      <w:ins w:id="1657" w:author="S. Chincholikar and R. Chawla" w:date="2026-10-07T00:00:00Z">
        <w:r>
          <w:rPr/>
          <w:t xml:space="preserve"> </w:t>
        </w:r>
      </w:ins>
      <w:ins w:id="1658" w:author="S. Chincholikar and R. Chawla" w:date="2026-10-07T00:00:00Z">
        <w:r>
          <w:rPr/>
          <w:t xml:space="preserve">least 0.75 (Appendix </w:t>
        </w:r>
      </w:ins>
      <w:hyperlink w:anchor="app:robust">
        <w:ins w:id="1659" w:author="S. Chincholikar and R. Chawla" w:date="2026-10-07T00:00:00Z">
          <w:r>
            <w:rPr>
              <w:rStyle w:val="Hyperlink"/>
            </w:rPr>
            <w:t xml:space="preserve">6</w:t>
          </w:r>
        </w:ins>
      </w:hyperlink>
      <w:ins w:id="1660" w:author="S. Chincholikar and R. Chawla" w:date="2026-10-07T00:00:00Z">
        <w:r>
          <w:rPr/>
          <w:t xml:space="preserve">).</w:t>
        </w:r>
      </w:ins>
      <w:ins w:id="1661" w:author="S. Chincholikar and R. Chawla" w:date="2026-10-07T00:00:00Z">
        <w:r>
          <w:rPr/>
          <w:t xml:space="preserve"> </w:t>
        </w:r>
      </w:ins>
      <w:r>
        <w:t xml:space="preserve">We measure the default probability on the</w:t>
      </w:r>
      <w:r>
        <w:t xml:space="preserve"> </w:t>
      </w:r>
      <w:r>
        <w:t xml:space="preserve">log-odds scale,</w:t>
      </w:r>
      <w:r>
        <w:t xml:space="preserve"> </w:t>
      </w:r>
      <w:del w:id="1662" w:author="S. Chincholikar and R. Chawla" w:date="2026-10-07T00:00:00Z">
        <w:r>
          <w:rPr/>
          <w:delText xml:space="preserve">so the comparison across framings is not driven by level differences and is robust to the miscalibration</w:delText>
        </w:r>
      </w:del>
      <w:r>
        <w:t xml:space="preserve"> </w:t>
      </w:r>
      <w:ins w:id="1663" w:author="S. Chincholikar and R. Chawla" w:date="2026-10-07T00:00:00Z">
        <w:r>
          <w:rPr/>
          <w:t xml:space="preserve">which reduces dependence on PD</w:t>
        </w:r>
      </w:ins>
      <w:ins w:id="1664" w:author="S. Chincholikar and R. Chawla" w:date="2026-10-07T00:00:00Z">
        <w:r>
          <w:rPr/>
          <w:t xml:space="preserve"> </w:t>
        </w:r>
      </w:ins>
      <w:ins w:id="1665" w:author="S. Chincholikar and R. Chawla" w:date="2026-10-07T00:00:00Z">
        <w:r>
          <w:rPr>
            <w:i/>
            <w:iCs/>
          </w:rPr>
          <w:t xml:space="preserve">level</w:t>
        </w:r>
      </w:ins>
      <w:r>
        <w:t xml:space="preserve"> </w:t>
      </w:r>
      <w:ins w:id="1666" w:author="S. Chincholikar and R. Chawla" w:date="2026-10-07T00:00:00Z">
        <w:r>
          <w:rPr/>
          <w:t xml:space="preserve">differences between models. That is not an external calibration test, and the calibration</w:t>
        </w:r>
      </w:ins>
      <w:ins w:id="1667" w:author="S. Chincholikar and R. Chawla" w:date="2026-10-07T00:00:00Z">
        <w:r>
          <w:rPr/>
          <w:t xml:space="preserve"> </w:t>
        </w:r>
      </w:ins>
      <w:r>
        <w:t xml:space="preserve">of verbalised LLM probabilities</w:t>
      </w:r>
      <w:r>
        <w:t xml:space="preserve"> </w:t>
      </w:r>
      <w:del w:id="1668" w:author="S. Chincholikar and R. Chawla" w:date="2026-10-07T00:00:00Z">
        <w:r>
          <w:rPr/>
          <w:delText xml:space="preserve"> </w:delText>
        </w:r>
      </w:del>
      <w:del w:id="1669" w:author="S. Chincholikar and R. Chawla" w:date="2026-10-07T00:00:00Z">
        <w:r>
          <w:rPr/>
          <w:delText xml:space="preserve">(</w:delText>
        </w:r>
      </w:del>
      <w:del w:id="1670" w:author="S. Chincholikar and R. Chawla" w:date="2026-10-07T00:00:00Z">
        <w:r>
          <w:rPr/>
          <w:delText xml:space="preserve">Kadavath et al.</w:delText>
        </w:r>
      </w:del>
      <w:del w:id="1671" w:author="S. Chincholikar and R. Chawla" w:date="2026-10-07T00:00:00Z">
        <w:r>
          <w:rPr/>
          <w:delText xml:space="preserve"> </w:delText>
        </w:r>
      </w:del>
      <w:del w:id="1672" w:author="S. Chincholikar and R. Chawla" w:date="2026-10-07T00:00:00Z">
        <w:r>
          <w:rPr/>
          <w:delText xml:space="preserve">2022; Kang and Liu 2023)</w:delText>
        </w:r>
      </w:del>
      <w:del w:id="1673" w:author="S. Chincholikar and R. Chawla" w:date="2026-10-07T00:00:00Z">
        <w:r>
          <w:rPr/>
          <w:delText xml:space="preserve"> </w:delText>
        </w:r>
      </w:del>
      <w:del w:id="1674" w:author="S. Chincholikar and R. Chawla" w:date="2026-10-07T00:00:00Z">
        <w:r>
          <w:rPr/>
          <w:delText xml:space="preserve">. Pooled, the</w:delText>
        </w:r>
      </w:del>
      <w:r>
        <w:t xml:space="preserve"> </w:t>
      </w:r>
      <w:ins w:id="1675" w:author="S. Chincholikar and R. Chawla" w:date="2026-10-07T00:00:00Z">
        <w:r>
          <w:rPr/>
          <w:t xml:space="preserve">is task- and elicitation-dependent  </w:t>
        </w:r>
      </w:ins>
      <w:ins w:id="1676" w:author="S. Chincholikar and R. Chawla" w:date="2026-10-07T00:00:00Z">
        <w:r>
          <w:rPr/>
          <w:t xml:space="preserve">(</w:t>
        </w:r>
      </w:ins>
      <w:ins w:id="1677" w:author="S. Chincholikar and R. Chawla" w:date="2026-10-07T00:00:00Z">
        <w:r>
          <w:rPr/>
          <w:t xml:space="preserve">Kadavath et al.</w:t>
        </w:r>
      </w:ins>
      <w:ins w:id="1678" w:author="S. Chincholikar and R. Chawla" w:date="2026-10-07T00:00:00Z">
        <w:r>
          <w:rPr/>
          <w:t xml:space="preserve"> </w:t>
        </w:r>
      </w:ins>
      <w:ins w:id="1679" w:author="S. Chincholikar and R. Chawla" w:date="2026-10-07T00:00:00Z">
        <w:r>
          <w:rPr/>
          <w:t xml:space="preserve">2022)</w:t>
        </w:r>
      </w:ins>
      <w:ins w:id="1680" w:author="S. Chincholikar and R. Chawla" w:date="2026-10-07T00:00:00Z">
        <w:r>
          <w:rPr/>
          <w:t xml:space="preserve"> </w:t>
        </w:r>
      </w:ins>
      <w:ins w:id="1681" w:author="S. Chincholikar and R. Chawla" w:date="2026-10-07T00:00:00Z">
        <w:r>
          <w:rPr/>
          <w:t xml:space="preserve">. We therefore do not rest the anchoring result on the</w:t>
        </w:r>
      </w:ins>
      <w:ins w:id="1682" w:author="S. Chincholikar and R. Chawla" w:date="2026-10-07T00:00:00Z">
        <w:r>
          <w:rPr/>
          <w:t xml:space="preserve"> </w:t>
        </w:r>
      </w:ins>
      <w:ins w:id="1683" w:author="S. Chincholikar and R. Chawla" w:date="2026-10-07T00:00:00Z">
        <w:r>
          <w:rPr/>
          <w:t xml:space="preserve">elicited PDs alone. It is supported jointly by three measures: the rating-token log-probability slope,</w:t>
        </w:r>
      </w:ins>
      <w:ins w:id="1684" w:author="S. Chincholikar and R. Chawla" w:date="2026-10-07T00:00:00Z">
        <w:r>
          <w:rPr/>
          <w:t xml:space="preserve"> </w:t>
        </w:r>
      </w:ins>
      <w:ins w:id="1685" w:author="S. Chincholikar and R. Chawla" w:date="2026-10-07T00:00:00Z">
        <w:r>
          <w:rPr/>
          <w:t xml:space="preserve">which never reads a stated PD and falls comparably under the instruction wherever the provider exposes it (Table </w:t>
        </w:r>
      </w:ins>
      <w:hyperlink w:anchor="tab:robust">
        <w:ins w:id="1686" w:author="S. Chincholikar and R. Chawla" w:date="2026-10-07T00:00:00Z">
          <w:r>
            <w:rPr>
              <w:rStyle w:val="Hyperlink"/>
            </w:rPr>
            <w:t xml:space="preserve">4</w:t>
          </w:r>
        </w:ins>
      </w:hyperlink>
      <w:ins w:id="1687" w:author="S. Chincholikar and R. Chawla" w:date="2026-10-07T00:00:00Z">
        <w:r>
          <w:rPr/>
          <w:t xml:space="preserve">), PD retention, which uses the elicited one-year PDs on</w:t>
        </w:r>
      </w:ins>
      <w:ins w:id="1688" w:author="S. Chincholikar and R. Chawla" w:date="2026-10-07T00:00:00Z">
        <w:r>
          <w:rPr/>
          <w:t xml:space="preserve"> </w:t>
        </w:r>
      </w:ins>
      <w:ins w:id="1689" w:author="S. Chincholikar and R. Chawla" w:date="2026-10-07T00:00:00Z">
        <w:r>
          <w:rPr/>
          <w:t xml:space="preserve">the</w:t>
        </w:r>
      </w:ins>
      <w:ins w:id="1690" w:author="S. Chincholikar and R. Chawla" w:date="2026-10-07T00:00:00Z">
        <w:r>
          <w:rPr/>
          <w:t xml:space="preserve"> </w:t>
        </w:r>
      </w:ins>
      <w:r>
        <w:t xml:space="preserve">log-odds</w:t>
      </w:r>
      <w:r>
        <w:t xml:space="preserve"> </w:t>
      </w:r>
      <w:del w:id="1691" w:author="S. Chincholikar and R. Chawla" w:date="2026-10-07T00:00:00Z">
        <w:r>
          <w:rPr/>
          <w:delText xml:space="preserve">PD</w:delText>
        </w:r>
      </w:del>
      <w:del w:id="1692" w:author="S. Chincholikar and R. Chawla" w:date="2026-10-07T00:00:00Z">
        <w:r>
          <w:rPr/>
          <w:delText xml:space="preserve"> </w:delText>
        </w:r>
      </w:del>
      <w:del w:id="1693" w:author="S. Chincholikar and R. Chawla" w:date="2026-10-07T00:00:00Z">
        <w:r>
          <w:rPr/>
          <w:delText xml:space="preserve">slopefalls from 0.270 under the terse prompt to 0.102 under the through-the-cycle</w:delText>
        </w:r>
      </w:del>
      <w:del w:id="1694" w:author="S. Chincholikar and R. Chawla" w:date="2026-10-07T00:00:00Z">
        <w:r>
          <w:rPr/>
          <w:delText xml:space="preserve"> </w:delText>
        </w:r>
      </w:del>
      <w:del w:id="1695" w:author="S. Chincholikar and R. Chawla" w:date="2026-10-07T00:00:00Z">
        <w:r>
          <w:rPr/>
          <w:delText xml:space="preserve">instruction—a retention of only 0.38 (95% CI [0.35,0.40]), far below the value near one that</w:delText>
        </w:r>
      </w:del>
      <w:del w:id="1696" w:author="S. Chincholikar and R. Chawla" w:date="2026-10-07T00:00:00Z">
        <w:r>
          <w:rPr/>
          <w:delText xml:space="preserve"> </w:delText>
        </w:r>
      </w:del>
      <w:del w:id="1697" w:author="S. Chincholikar and R. Chawla" w:date="2026-10-07T00:00:00Z">
        <w:r>
          <w:rPr/>
          <w:delText xml:space="preserve">genuine through-the-cycle behaviour requires</w:delText>
        </w:r>
      </w:del>
      <w:ins w:id="1698" w:author="S. Chincholikar and R. Chawla" w:date="2026-10-07T00:00:00Z">
        <w:r>
          <w:rPr/>
          <w:t xml:space="preserve">scale</w:t>
        </w:r>
      </w:ins>
      <w:r>
        <w:t xml:space="preserve">, and the</w:t>
      </w:r>
      <w:r>
        <w:t xml:space="preserve"> </w:t>
      </w:r>
      <w:del w:id="1699" w:author="S. Chincholikar and R. Chawla" w:date="2026-10-07T00:00:00Z">
        <w:r>
          <w:rPr/>
          <w:delText xml:space="preserve">suppression is comparable on the downside and upside (retention 0.35 and 0.38</w:delText>
        </w:r>
      </w:del>
      <w:ins w:id="1700" w:author="S. Chincholikar and R. Chawla" w:date="2026-10-07T00:00:00Z">
        <w:r>
          <w:rPr/>
          <w:t xml:space="preserve">“be stable”</w:t>
        </w:r>
      </w:ins>
      <w:ins w:id="1701" w:author="S. Chincholikar and R. Chawla" w:date="2026-10-07T00:00:00Z">
        <w:r>
          <w:rPr/>
          <w:t xml:space="preserve"> </w:t>
        </w:r>
      </w:ins>
      <w:ins w:id="1702" w:author="S. Chincholikar and R. Chawla" w:date="2026-10-07T00:00:00Z">
        <w:r>
          <w:rPr/>
          <w:t xml:space="preserve">versus through-the-cycle control, which holds the elicitation fixed and varies</w:t>
        </w:r>
      </w:ins>
      <w:ins w:id="1703" w:author="S. Chincholikar and R. Chawla" w:date="2026-10-07T00:00:00Z">
        <w:r>
          <w:rPr/>
          <w:t xml:space="preserve"> </w:t>
        </w:r>
      </w:ins>
      <w:ins w:id="1704" w:author="S. Chincholikar and R. Chawla" w:date="2026-10-07T00:00:00Z">
        <w:r>
          <w:rPr/>
          <w:t xml:space="preserve">only the instruction.</w:t>
        </w:r>
      </w:ins>
      <w:ins w:id="1705" w:author="S. Chincholikar and R. Chawla" w:date="2026-10-07T00:00:00Z">
        <w:r>
          <w:rPr/>
          <w:t xml:space="preserve"> </w:t>
        </w:r>
      </w:ins>
    </w:p>
    <w:p>
      <w:pPr>
        <w:pStyle w:val="BodyText"/>
      </w:pPr>
      <w:ins w:id="1706" w:author="S. Chincholikar and R. Chawla" w:date="2026-10-07T00:00:00Z">
        <w:r>
          <w:rPr/>
          <w:t xml:space="preserve">No model satisfies both conditions, and they fail in opposite directions</w:t>
        </w:r>
      </w:ins>
      <w:ins w:id="1707" w:author="S. Chincholikar and R. Chawla" w:date="2026-10-07T00:00:00Z">
        <w:r>
          <w:rPr/>
          <w:t xml:space="preserve"> </w:t>
        </w:r>
      </w:ins>
      <w:ins w:id="1708" w:author="S. Chincholikar and R. Chawla" w:date="2026-10-07T00:00:00Z">
        <w:r>
          <w:rPr/>
          <w:t xml:space="preserve">(Table </w:t>
        </w:r>
      </w:ins>
      <w:hyperlink w:anchor="tab:permodel">
        <w:ins w:id="1709" w:author="S. Chincholikar and R. Chawla" w:date="2026-10-07T00:00:00Z">
          <w:r>
            <w:rPr>
              <w:rStyle w:val="Hyperlink"/>
            </w:rPr>
            <w:t xml:space="preserve">1</w:t>
          </w:r>
        </w:ins>
      </w:hyperlink>
      <w:r>
        <w:t xml:space="preserve">). The</w:t>
      </w:r>
      <w:r>
        <w:t xml:space="preserve"> </w:t>
      </w:r>
      <w:del w:id="1710" w:author="S. Chincholikar and R. Chawla" w:date="2026-10-07T00:00:00Z">
        <w:r>
          <w:rPr/>
          <w:delText xml:space="preserve">instruction thus</w:delText>
        </w:r>
      </w:del>
      <w:r>
        <w:t xml:space="preserve"> </w:t>
      </w:r>
      <w:ins w:id="1711" w:author="S. Chincholikar and R. Chawla" w:date="2026-10-07T00:00:00Z">
        <w:r>
          <w:rPr/>
          <w:t xml:space="preserve">five smaller models fail the rating condition while retaining part of</w:t>
        </w:r>
      </w:ins>
      <w:ins w:id="1712" w:author="S. Chincholikar and R. Chawla" w:date="2026-10-07T00:00:00Z">
        <w:r>
          <w:rPr/>
          <w:t xml:space="preserve"> </w:t>
        </w:r>
      </w:ins>
      <w:ins w:id="1713" w:author="S. Chincholikar and R. Chawla" w:date="2026-10-07T00:00:00Z">
        <w:r>
          <w:rPr/>
          <w:t xml:space="preserve">the PD slope. The frontier models invert that: Gemini Pro alone has a residual interval inside the band and retains</w:t>
        </w:r>
      </w:ins>
      <w:ins w:id="1714" w:author="S. Chincholikar and R. Chawla" w:date="2026-10-07T00:00:00Z">
        <w:r>
          <w:rPr/>
          <w:t xml:space="preserve"> </w:t>
        </w:r>
      </w:ins>
      <w:ins w:id="1715" w:author="S. Chincholikar and R. Chawla" w:date="2026-10-07T00:00:00Z">
        <w:r>
          <w:rPr/>
          <w:t xml:space="preserve">none of the PD slope, while GPT-6 Astra overshoots it, not merely ceasing to track the cycle but</w:t>
        </w:r>
      </w:ins>
      <w:ins w:id="1716" w:author="S. Chincholikar and R. Chawla" w:date="2026-10-07T00:00:00Z">
        <w:r>
          <w:rPr/>
          <w:t xml:space="preserve"> </w:t>
        </w:r>
      </w:ins>
      <w:ins w:id="1717" w:author="S. Chincholikar and R. Chawla" w:date="2026-10-07T00:00:00Z">
        <w:r>
          <w:rPr/>
          <w:t xml:space="preserve">reversing. Neither is through-the-cycle behaviour. The instruction</w:t>
        </w:r>
      </w:ins>
      <w:ins w:id="1718" w:author="S. Chincholikar and R. Chawla" w:date="2026-10-07T00:00:00Z">
        <w:r>
          <w:rPr/>
          <w:t xml:space="preserve"> </w:t>
        </w:r>
      </w:ins>
      <w:r>
        <w:t xml:space="preserve">stabilises the rating</w:t>
      </w:r>
      <w:r>
        <w:t xml:space="preserve"> </w:t>
      </w:r>
      <w:del w:id="1719" w:author="S. Chincholikar and R. Chawla" w:date="2026-10-07T00:00:00Z">
        <w:r>
          <w:rPr/>
          <w:delText xml:space="preserve">but also</w:delText>
        </w:r>
      </w:del>
      <w:r>
        <w:t xml:space="preserve"> </w:t>
      </w:r>
      <w:ins w:id="1720" w:author="S. Chincholikar and R. Chawla" w:date="2026-10-07T00:00:00Z">
        <w:r>
          <w:rPr/>
          <w:t xml:space="preserve">and</w:t>
        </w:r>
      </w:ins>
      <w:ins w:id="1721" w:author="S. Chincholikar and R. Chawla" w:date="2026-10-07T00:00:00Z">
        <w:r>
          <w:rPr/>
          <w:t xml:space="preserve"> </w:t>
        </w:r>
      </w:ins>
      <w:r>
        <w:t xml:space="preserve">suppresses the</w:t>
      </w:r>
      <w:r>
        <w:t xml:space="preserve"> </w:t>
      </w:r>
      <w:r>
        <w:t xml:space="preserve">default probability that should remain sensitive: it anchors the wrong object</w:t>
      </w:r>
      <w:del w:id="1722" w:author="S. Chincholikar and R. Chawla" w:date="2026-10-07T00:00:00Z">
        <w:r>
          <w:rPr/>
          <w:delText xml:space="preserve">. By contrast, the</w:delText>
        </w:r>
      </w:del>
      <w:r>
        <w:t xml:space="preserve"> </w:t>
      </w:r>
      <w:ins w:id="1723" w:author="S. Chincholikar and R. Chawla" w:date="2026-10-07T00:00:00Z">
        <w:r>
          <w:rPr/>
          <w:t xml:space="preserve">, and most completely</w:t>
        </w:r>
      </w:ins>
      <w:ins w:id="1724" w:author="S. Chincholikar and R. Chawla" w:date="2026-10-07T00:00:00Z">
        <w:r>
          <w:rPr/>
          <w:t xml:space="preserve"> </w:t>
        </w:r>
      </w:ins>
      <w:ins w:id="1725" w:author="S. Chincholikar and R. Chawla" w:date="2026-10-07T00:00:00Z">
        <w:r>
          <w:rPr/>
          <w:t xml:space="preserve">where capability is highest. The</w:t>
        </w:r>
      </w:ins>
      <w:ins w:id="1726" w:author="S. Chincholikar and R. Chawla" w:date="2026-10-07T00:00:00Z">
        <w:r>
          <w:rPr/>
          <w:t xml:space="preserve"> </w:t>
        </w:r>
      </w:ins>
      <w:r>
        <w:t xml:space="preserve">vaguer</w:t>
      </w:r>
      <w:r>
        <w:t xml:space="preserve"> </w:t>
      </w:r>
      <w:r>
        <w:t xml:space="preserve">“be stable”</w:t>
      </w:r>
      <w:r>
        <w:t xml:space="preserve"> </w:t>
      </w:r>
      <w:r>
        <w:t xml:space="preserve">instruction, which is not semantically about the</w:t>
      </w:r>
      <w:r>
        <w:t xml:space="preserve"> </w:t>
      </w:r>
      <w:r>
        <w:t xml:space="preserve">cycle,</w:t>
      </w:r>
      <w:r>
        <w:t xml:space="preserve"> </w:t>
      </w:r>
      <w:del w:id="1727" w:author="S. Chincholikar and R. Chawla" w:date="2026-10-07T00:00:00Z">
        <w:r>
          <w:rPr/>
          <w:delText xml:space="preserve">preserves</w:delText>
        </w:r>
      </w:del>
      <w:r>
        <w:t xml:space="preserve"> </w:t>
      </w:r>
      <w:ins w:id="1728" w:author="S. Chincholikar and R. Chawla" w:date="2026-10-07T00:00:00Z">
        <w:r>
          <w:rPr/>
          <w:t xml:space="preserve">leaves the rating slope higher while preserving far</w:t>
        </w:r>
      </w:ins>
      <w:ins w:id="1729" w:author="S. Chincholikar and R. Chawla" w:date="2026-10-07T00:00:00Z">
        <w:r>
          <w:rPr/>
          <w:t xml:space="preserve"> </w:t>
        </w:r>
      </w:ins>
      <w:r>
        <w:t xml:space="preserve">more default-probability</w:t>
      </w:r>
      <w:r>
        <w:t xml:space="preserve"> </w:t>
      </w:r>
      <w:r>
        <w:t xml:space="preserve">movement</w:t>
      </w:r>
      <w:del w:id="1730" w:author="S. Chincholikar and R. Chawla" w:date="2026-10-07T00:00:00Z">
        <w:r>
          <w:rPr/>
          <w:delText xml:space="preserve">while still calming the rating.</w:delText>
        </w:r>
      </w:del>
      <w:del w:id="1731" w:author="S. Chincholikar and R. Chawla" w:date="2026-10-07T00:00:00Z">
        <w:r>
          <w:rPr/>
          <w:delText xml:space="preserve"> </w:delText>
        </w:r>
      </w:del>
      <w:del w:id="1732" w:author="S. Chincholikar and R. Chawla" w:date="2026-10-07T00:00:00Z">
        <w:r>
          <w:rPr/>
          <w:delText xml:space="preserve">A residual downgrade survives</w:delText>
        </w:r>
      </w:del>
      <w:del w:id="1733" w:author="S. Chincholikar and R. Chawla" w:date="2026-10-07T00:00:00Z">
        <w:r>
          <w:rPr/>
          <w:delText xml:space="preserve"> </w:delText>
        </w:r>
      </w:del>
      <w:del w:id="1734" w:author="S. Chincholikar and R. Chawla" w:date="2026-10-07T00:00:00Z">
        <w:r>
          <w:rPr/>
          <w:delText xml:space="preserve">everywhere—up to 1.60 notches across the cycle for GPT-4o-mini.</w:delText>
        </w:r>
      </w:del>
      <w:r>
        <w:t xml:space="preserve"> </w:t>
      </w:r>
      <w:ins w:id="1735" w:author="S. Chincholikar and R. Chawla" w:date="2026-10-07T00:00:00Z">
        <w:r>
          <w:rPr/>
          <w:t xml:space="preserve">, consistent with the additional suppression arising from cycle-specific wording rather than from stabilisation as such.</w:t>
        </w:r>
      </w:ins>
      <w:ins w:id="1736" w:author="S. Chincholikar and R. Chawla" w:date="2026-10-07T00:00:00Z">
        <w:r>
          <w:rPr/>
          <w:t xml:space="preserve"> </w:t>
        </w:r>
      </w:ins>
    </w:p>
    <w:bookmarkEnd w:id="14"/>
    <w:bookmarkStart w:id="15" w:name="sec:capital"/>
    <w:p>
      <w:pPr>
        <w:pStyle w:val="Heading2"/>
      </w:pPr>
      <w:r>
        <w:t xml:space="preserve">Capital consequences</w:t>
      </w:r>
    </w:p>
    <w:p>
      <w:pPr>
        <w:pStyle w:val="FirstParagraph"/>
      </w:pPr>
      <w:del w:id="1737" w:author="S. Chincholikar and R. Chawla" w:date="2026-10-07T00:00:00Z">
        <w:r>
          <w:rPr/>
          <w:delText xml:space="preserve">The material question is not merely</w:delText>
        </w:r>
      </w:del>
      <w:r>
        <w:t xml:space="preserve"> </w:t>
      </w:r>
      <w:ins w:id="1738" w:author="S. Chincholikar and R. Chawla" w:date="2026-10-07T00:00:00Z">
        <w:r>
          <w:rPr/>
          <w:t xml:space="preserve">What matters is not</w:t>
        </w:r>
      </w:ins>
      <w:ins w:id="1739" w:author="S. Chincholikar and R. Chawla" w:date="2026-10-07T00:00:00Z">
        <w:r>
          <w:rPr/>
          <w:t xml:space="preserve"> </w:t>
        </w:r>
      </w:ins>
      <w:r>
        <w:t xml:space="preserve">that the rating moves but what the movement costs. We translate</w:t>
      </w:r>
      <w:r>
        <w:t xml:space="preserve"> </w:t>
      </w:r>
      <w:r>
        <w:t xml:space="preserve">the rating path into capital by anchoring through the</w:t>
      </w:r>
      <w:r>
        <w:t xml:space="preserve"> </w:t>
      </w:r>
      <w:r>
        <w:rPr>
          <w:i/>
          <w:iCs/>
        </w:rPr>
        <w:t xml:space="preserve">rating</w:t>
      </w:r>
      <w:del w:id="1740" w:author="S. Chincholikar and R. Chawla" w:date="2026-10-07T00:00:00Z">
        <w:r>
          <w:rPr/>
          <w:delText xml:space="preserve">—which</w:delText>
        </w:r>
      </w:del>
      <w:r>
        <w:t xml:space="preserve"> </w:t>
      </w:r>
      <w:ins w:id="1741" w:author="S. Chincholikar and R. Chawla" w:date="2026-10-07T00:00:00Z">
        <w:r>
          <w:rPr/>
          <w:t xml:space="preserve">, which</w:t>
        </w:r>
      </w:ins>
      <w:ins w:id="1742" w:author="S. Chincholikar and R. Chawla" w:date="2026-10-07T00:00:00Z">
        <w:r>
          <w:rPr/>
          <w:t xml:space="preserve"> </w:t>
        </w:r>
      </w:ins>
      <w:r>
        <w:t xml:space="preserve">is what enters a credit</w:t>
      </w:r>
      <w:r>
        <w:t xml:space="preserve"> </w:t>
      </w:r>
      <w:del w:id="1743" w:author="S. Chincholikar and R. Chawla" w:date="2026-10-07T00:00:00Z">
        <w:r>
          <w:rPr/>
          <w:delText xml:space="preserve">pipeline—rather</w:delText>
        </w:r>
      </w:del>
      <w:r>
        <w:t xml:space="preserve"> </w:t>
      </w:r>
      <w:ins w:id="1744" w:author="S. Chincholikar and R. Chawla" w:date="2026-10-07T00:00:00Z">
        <w:r>
          <w:rPr/>
          <w:t xml:space="preserve">pipeline rather</w:t>
        </w:r>
      </w:ins>
      <w:ins w:id="1745" w:author="S. Chincholikar and R. Chawla" w:date="2026-10-07T00:00:00Z">
        <w:r>
          <w:rPr/>
          <w:t xml:space="preserve"> </w:t>
        </w:r>
      </w:ins>
      <w:r>
        <w:t xml:space="preserve">than the disclaimed verbalised PD: we map each notch to a stylised one-year default</w:t>
      </w:r>
      <w:r>
        <w:t xml:space="preserve"> </w:t>
      </w:r>
      <w:r>
        <w:t xml:space="preserve">probability</w:t>
      </w:r>
      <w:r>
        <w:t xml:space="preserve"> </w:t>
      </w:r>
      <w:ins w:id="1746" w:author="S. Chincholikar and R. Chawla" w:date="2026-10-07T00:00:00Z">
        <w:r>
          <w:rPr/>
          <w:t xml:space="preserve">loosely</w:t>
        </w:r>
      </w:ins>
      <w:ins w:id="1747" w:author="S. Chincholikar and R. Chawla" w:date="2026-10-07T00:00:00Z">
        <w:r>
          <w:rPr/>
          <w:t xml:space="preserve"> </w:t>
        </w:r>
      </w:ins>
      <w:r>
        <w:t xml:space="preserve">calibrated to published</w:t>
      </w:r>
      <w:r>
        <w:t xml:space="preserve"> </w:t>
      </w:r>
      <w:del w:id="1748" w:author="S. Chincholikar and R. Chawla" w:date="2026-10-07T00:00:00Z">
        <w:r>
          <w:rPr/>
          <w:delText xml:space="preserve">agency average default rates</w:delText>
        </w:r>
      </w:del>
      <w:r>
        <w:t xml:space="preserve"> </w:t>
      </w:r>
      <w:ins w:id="1749" w:author="S. Chincholikar and R. Chawla" w:date="2026-10-07T00:00:00Z">
        <w:r>
          <w:rPr/>
          <w:t xml:space="preserve">one-year corporate default rates</w:t>
        </w:r>
      </w:ins>
      <w:ins w:id="1750" w:author="S. Chincholikar and R. Chawla" w:date="2026-10-07T00:00:00Z">
        <w:r>
          <w:rPr/>
          <w:t xml:space="preserve"> </w:t>
        </w:r>
      </w:ins>
      <w:ins w:id="1751" w:author="S. Chincholikar and R. Chawla" w:date="2026-10-07T00:00:00Z">
        <w:r>
          <w:rPr/>
          <w:t xml:space="preserve"> </w:t>
        </w:r>
      </w:ins>
      <w:ins w:id="1752" w:author="S. Chincholikar and R. Chawla" w:date="2026-10-07T00:00:00Z">
        <w:r>
          <w:rPr/>
          <w:t xml:space="preserve">(S&amp;P Global Ratings 2025)</w:t>
        </w:r>
      </w:ins>
      <w:ins w:id="1753" w:author="S. Chincholikar and R. Chawla" w:date="2026-10-07T00:00:00Z">
        <w:r>
          <w:rPr/>
          <w:t xml:space="preserve"> </w:t>
        </w:r>
      </w:ins>
      <w:r>
        <w:t xml:space="preserve">, and apply the Basel</w:t>
      </w:r>
      <w:r>
        <w:t xml:space="preserve"> </w:t>
      </w:r>
      <w:r>
        <w:t xml:space="preserve">internal-ratings-based (IRB) corporate risk-weight formula</w:t>
      </w:r>
      <w:r>
        <w:t xml:space="preserve"> </w:t>
      </w:r>
      <w:del w:id="1754" w:author="S. Chincholikar and R. Chawla" w:date="2026-10-07T00:00:00Z">
        <w:r>
          <w:rPr/>
          <w:delText xml:space="preserve">as a stylised</w:delText>
        </w:r>
      </w:del>
      <w:r>
        <w:t xml:space="preserve"> </w:t>
      </w:r>
      <w:ins w:id="1755" w:author="S. Chincholikar and R. Chawla" w:date="2026-10-07T00:00:00Z">
        <w:r>
          <w:rPr/>
          <w:t xml:space="preserve"> </w:t>
        </w:r>
      </w:ins>
      <w:ins w:id="1756" w:author="S. Chincholikar and R. Chawla" w:date="2026-10-07T00:00:00Z">
        <w:r>
          <w:rPr/>
          <w:t xml:space="preserve">(Basel Committee on Banking Supervision 2020a)</w:t>
        </w:r>
      </w:ins>
      <w:ins w:id="1757" w:author="S. Chincholikar and R. Chawla" w:date="2026-10-07T00:00:00Z">
        <w:r>
          <w:rPr/>
          <w:t xml:space="preserve"> </w:t>
        </w:r>
      </w:ins>
      <w:ins w:id="1758" w:author="S. Chincholikar and R. Chawla" w:date="2026-10-07T00:00:00Z">
        <w:r>
          <w:rPr/>
          <w:t xml:space="preserve"> </w:t>
        </w:r>
      </w:ins>
      <w:ins w:id="1759" w:author="S. Chincholikar and R. Chawla" w:date="2026-10-07T00:00:00Z">
        <w:r>
          <w:rPr/>
          <w:t xml:space="preserve">as a</w:t>
        </w:r>
      </w:ins>
      <w:ins w:id="1760" w:author="S. Chincholikar and R. Chawla" w:date="2026-10-07T00:00:00Z">
        <w:r>
          <w:rPr/>
          <w:t xml:space="preserve"> </w:t>
        </w:r>
      </w:ins>
      <w:r>
        <w:t xml:space="preserve">proxy for the</w:t>
      </w:r>
      <w:r>
        <w:t xml:space="preserve"> </w:t>
      </w:r>
      <w:del w:id="1761" w:author="S. Chincholikar and R. Chawla" w:date="2026-10-07T00:00:00Z">
        <w:r>
          <w:rPr/>
          <w:delText xml:space="preserve">core</w:delText>
        </w:r>
      </w:del>
      <w:r>
        <w:t xml:space="preserve"> </w:t>
      </w:r>
      <w:r>
        <w:t xml:space="preserve">economic logic (parameters</w:t>
      </w:r>
      <w:r>
        <w:t xml:space="preserve"> </w:t>
      </w:r>
      <w:del w:id="1762" w:author="S. Chincholikar and R. Chawla" w:date="2026-10-07T00:00:00Z">
        <w:r>
          <w:rPr/>
          <w:delText xml:space="preserve">and mapping</w:delText>
        </w:r>
      </w:del>
      <w:r>
        <w:t xml:space="preserve"> </w:t>
      </w:r>
      <w:r>
        <w:t xml:space="preserve">in Appendix </w:t>
      </w:r>
      <w:hyperlink w:anchor="app:robust">
        <w:r>
          <w:rPr>
            <w:rStyle w:val="Hyperlink"/>
          </w:rPr>
          <w:t xml:space="preserve">6</w:t>
        </w:r>
      </w:hyperlink>
      <w:r>
        <w:t xml:space="preserve">).</w:t>
      </w:r>
      <w:r>
        <w:t xml:space="preserve"> </w:t>
      </w:r>
      <w:del w:id="1763" w:author="S. Chincholikar and R. Chawla" w:date="2026-10-07T00:00:00Z">
        <w:r>
          <w:rPr/>
          <w:delText xml:space="preserve">Holding fundamentals</w:delText>
        </w:r>
      </w:del>
      <w:del w:id="1764" w:author="S. Chincholikar and R. Chawla" w:date="2026-10-07T00:00:00Z">
        <w:r>
          <w:rPr/>
          <w:delText xml:space="preserve"> </w:delText>
        </w:r>
      </w:del>
      <w:del w:id="1765" w:author="S. Chincholikar and R. Chawla" w:date="2026-10-07T00:00:00Z">
        <w:r>
          <w:rPr/>
          <w:delText xml:space="preserve">fixed and reporting</w:delText>
        </w:r>
      </w:del>
      <w:r>
        <w:t xml:space="preserve"> </w:t>
      </w:r>
      <w:ins w:id="1766" w:author="S. Chincholikar and R. Chawla" w:date="2026-10-07T00:00:00Z">
        <w:r>
          <w:rPr/>
          <w:t xml:space="preserve">Reporting</w:t>
        </w:r>
      </w:ins>
      <w:ins w:id="1767" w:author="S. Chincholikar and R. Chawla" w:date="2026-10-07T00:00:00Z">
        <w:r>
          <w:rPr/>
          <w:t xml:space="preserve"> </w:t>
        </w:r>
      </w:ins>
      <w:r>
        <w:t xml:space="preserve">the</w:t>
      </w:r>
      <w:r>
        <w:t xml:space="preserve"> </w:t>
      </w:r>
      <w:r>
        <w:rPr>
          <w:i/>
          <w:iCs/>
        </w:rPr>
        <w:t xml:space="preserve">change</w:t>
      </w:r>
      <w:r>
        <w:t xml:space="preserve"> </w:t>
      </w:r>
      <w:r>
        <w:t xml:space="preserve">across the severity axis,</w:t>
      </w:r>
      <w:r>
        <w:t xml:space="preserve"> </w:t>
      </w:r>
      <w:r>
        <w:t xml:space="preserve">an identical firm’s required capital rises</w:t>
      </w:r>
      <w:ins w:id="1768" w:author="S. Chincholikar and R. Chawla" w:date="2026-10-07T00:00:00Z">
        <w:r>
          <w:rPr/>
          <w:t xml:space="preserve">, across the five original models,</w:t>
        </w:r>
      </w:ins>
      <w:ins w:id="1769" w:author="S. Chincholikar and R. Chawla" w:date="2026-10-07T00:00:00Z">
        <w:r>
          <w:rPr/>
          <w:t xml:space="preserve"> </w:t>
        </w:r>
      </w:ins>
      <w:r>
        <w:t xml:space="preserve">by a pooled</w:t>
      </w:r>
      <w:r>
        <w:t xml:space="preserve"> </w:t>
      </w:r>
      <w:del w:id="1770" w:author="S. Chincholikar and R. Chawla" w:date="2026-10-07T00:00:00Z">
        <w:r>
          <w:rPr/>
          <w:delText xml:space="preserve">1.87</w:delText>
        </w:r>
      </w:del>
      <w:r>
        <w:t xml:space="preserve"> </w:t>
      </w:r>
      <w:ins w:id="1771" w:author="S. Chincholikar and R. Chawla" w:date="2026-10-07T00:00:00Z">
        <w:r>
          <w:rPr/>
          <w:t xml:space="preserve">1.81</w:t>
        </w:r>
      </w:ins>
      <w:ins w:id="1772" w:author="S. Chincholikar and R. Chawla" w:date="2026-10-07T00:00:00Z">
        <w:r>
          <w:rPr/>
          <w:t xml:space="preserve"> </w:t>
        </w:r>
      </w:ins>
      <w:r>
        <w:t xml:space="preserve">percentage points of exposure from</w:t>
      </w:r>
      <w:r>
        <w:t xml:space="preserve"> </w:t>
      </w:r>
      <w:r>
        <w:t xml:space="preserve">boom to severe recession (95% CI</w:t>
      </w:r>
      <w:r>
        <w:t xml:space="preserve"> </w:t>
      </w:r>
      <w:del w:id="1773" w:author="S. Chincholikar and R. Chawla" w:date="2026-10-07T00:00:00Z">
        <w:r>
          <w:rPr/>
          <w:delText xml:space="preserve">[1.73,2.00]</w:delText>
        </w:r>
      </w:del>
      <w:ins w:id="1774" w:author="S. Chincholikar and R. Chawla" w:date="2026-10-07T00:00:00Z">
        <w:r>
          <w:rPr/>
          <w:t xml:space="preserve">[1.67,1.94]</w:t>
        </w:r>
      </w:ins>
      <w:r>
        <w:t xml:space="preserve">), and by</w:t>
      </w:r>
      <w:r>
        <w:t xml:space="preserve"> </w:t>
      </w:r>
      <w:del w:id="1775" w:author="S. Chincholikar and R. Chawla" w:date="2026-10-07T00:00:00Z">
        <w:r>
          <w:rPr/>
          <w:delText xml:space="preserve">3.48 pp</w:delText>
        </w:r>
      </w:del>
      <w:r>
        <w:t xml:space="preserve"> </w:t>
      </w:r>
      <w:ins w:id="1776" w:author="S. Chincholikar and R. Chawla" w:date="2026-10-07T00:00:00Z">
        <w:r>
          <w:rPr/>
          <w:t xml:space="preserve">nearly twice that</w:t>
        </w:r>
      </w:ins>
      <w:ins w:id="1777" w:author="S. Chincholikar and R. Chawla" w:date="2026-10-07T00:00:00Z">
        <w:r>
          <w:rPr/>
          <w:t xml:space="preserve"> </w:t>
        </w:r>
      </w:ins>
      <w:r>
        <w:t xml:space="preserve">for the most sensitive model</w:t>
      </w:r>
      <w:del w:id="1778" w:author="S. Chincholikar and R. Chawla" w:date="2026-10-07T00:00:00Z">
        <w:r>
          <w:rPr/>
          <w:delText xml:space="preserve">; the verbalised-PD variant agrees in</w:delText>
        </w:r>
      </w:del>
      <w:del w:id="1779" w:author="S. Chincholikar and R. Chawla" w:date="2026-10-07T00:00:00Z">
        <w:r>
          <w:rPr/>
          <w:delText xml:space="preserve"> </w:delText>
        </w:r>
      </w:del>
      <w:del w:id="1780" w:author="S. Chincholikar and R. Chawla" w:date="2026-10-07T00:00:00Z">
        <w:r>
          <w:rPr/>
          <w:delText xml:space="preserve">direction (2.92 pp)</w:delText>
        </w:r>
      </w:del>
      <w:r>
        <w:t xml:space="preserve">.</w:t>
      </w:r>
      <w:r>
        <w:t xml:space="preserve"> </w:t>
      </w:r>
      <w:r>
        <w:t xml:space="preserve">Because the risk weight is convex in</w:t>
      </w:r>
      <w:r>
        <w:t xml:space="preserve"> </w:t>
      </w:r>
      <w:del w:id="1781" w:author="S. Chincholikar and R. Chawla" w:date="2026-10-07T00:00:00Z">
        <w:r>
          <w:rPr/>
          <w:delText xml:space="preserve">PD</w:delText>
        </w:r>
      </w:del>
      <w:ins w:id="1782" w:author="S. Chincholikar and R. Chawla" w:date="2026-10-07T00:00:00Z">
        <w:r>
          <w:rPr/>
          <w:t xml:space="preserve">the rating</w:t>
        </w:r>
      </w:ins>
      <w:r>
        <w:t xml:space="preserve">, the §</w:t>
      </w:r>
      <w:hyperlink w:anchor="sec:asym">
        <w:r>
          <w:rPr>
            <w:rStyle w:val="Hyperlink"/>
          </w:rPr>
          <w:t xml:space="preserve">4.2</w:t>
        </w:r>
      </w:hyperlink>
      <w:r>
        <w:t xml:space="preserve"> </w:t>
      </w:r>
      <w:r>
        <w:t xml:space="preserve">asymmetry compounds: the downside</w:t>
      </w:r>
      <w:r>
        <w:t xml:space="preserve"> </w:t>
      </w:r>
      <w:del w:id="1783" w:author="S. Chincholikar and R. Chawla" w:date="2026-10-07T00:00:00Z">
        <w:r>
          <w:rPr/>
          <w:delText xml:space="preserve">capital increase (neutral→recession, 1.55 pp)</w:delText>
        </w:r>
      </w:del>
      <w:r>
        <w:t xml:space="preserve"> </w:t>
      </w:r>
      <w:ins w:id="1784" w:author="S. Chincholikar and R. Chawla" w:date="2026-10-07T00:00:00Z">
        <w:r>
          <w:rPr/>
          <w:t xml:space="preserve">increase</w:t>
        </w:r>
      </w:ins>
      <w:ins w:id="1785" w:author="S. Chincholikar and R. Chawla" w:date="2026-10-07T00:00:00Z">
        <w:r>
          <w:rPr/>
          <w:t xml:space="preserve"> </w:t>
        </w:r>
      </w:ins>
      <w:r>
        <w:t xml:space="preserve">is about five times the upside decrease</w:t>
      </w:r>
      <w:del w:id="1786" w:author="S. Chincholikar and R. Chawla" w:date="2026-10-07T00:00:00Z">
        <w:r>
          <w:rPr/>
          <w:delText xml:space="preserve">(boom→neutral, 0.32 pp)—a</w:delText>
        </w:r>
      </w:del>
      <w:r>
        <w:t xml:space="preserve"> </w:t>
      </w:r>
      <w:ins w:id="1787" w:author="S. Chincholikar and R. Chawla" w:date="2026-10-07T00:00:00Z">
        <w:r>
          <w:rPr/>
          <w:t xml:space="preserve">, a</w:t>
        </w:r>
      </w:ins>
      <w:ins w:id="1788" w:author="S. Chincholikar and R. Chawla" w:date="2026-10-07T00:00:00Z">
        <w:r>
          <w:rPr/>
          <w:t xml:space="preserve"> </w:t>
        </w:r>
      </w:ins>
      <w:r>
        <w:t xml:space="preserve">wider gap than the notch asymmetry alone.</w:t>
      </w:r>
      <w:r>
        <w:t xml:space="preserve"> </w:t>
      </w:r>
      <w:del w:id="1789" w:author="S. Chincholikar and R. Chawla" w:date="2026-10-07T00:00:00Z">
        <w:r>
          <w:rPr/>
          <w:delText xml:space="preserve">These</w:delText>
        </w:r>
      </w:del>
      <w:del w:id="1790" w:author="S. Chincholikar and R. Chawla" w:date="2026-10-07T00:00:00Z">
        <w:r>
          <w:rPr/>
          <w:delText xml:space="preserve"> </w:delText>
        </w:r>
      </w:del>
      <w:del w:id="1791" w:author="S. Chincholikar and R. Chawla" w:date="2026-10-07T00:00:00Z">
        <w:r>
          <w:rPr/>
          <w:delText xml:space="preserve">findings imply that procyclical LLM ratings can have economically significant downstream consequences</w:delText>
        </w:r>
      </w:del>
      <w:del w:id="1792" w:author="S. Chincholikar and R. Chawla" w:date="2026-10-07T00:00:00Z">
        <w:r>
          <w:rPr/>
          <w:delText xml:space="preserve"> </w:delText>
        </w:r>
      </w:del>
      <w:del w:id="1793" w:author="S. Chincholikar and R. Chawla" w:date="2026-10-07T00:00:00Z">
        <w:r>
          <w:rPr/>
          <w:delText xml:space="preserve">even when the firm’s fundamentals do not change at all</w:delText>
        </w:r>
      </w:del>
      <w:ins w:id="1794" w:author="S. Chincholikar and R. Chawla" w:date="2026-10-07T00:00:00Z">
        <w:r>
          <w:rPr/>
          <w:t xml:space="preserve">A</w:t>
        </w:r>
      </w:ins>
      <w:ins w:id="1795" w:author="S. Chincholikar and R. Chawla" w:date="2026-10-07T00:00:00Z">
        <w:r>
          <w:rPr/>
          <w:t xml:space="preserve"> </w:t>
        </w:r>
      </w:ins>
      <w:ins w:id="1796" w:author="S. Chincholikar and R. Chawla" w:date="2026-10-07T00:00:00Z">
        <w:r>
          <w:rPr/>
          <w:t xml:space="preserve">259-cell sensitivity grid leaves the sign positive in every cell (Appendix </w:t>
        </w:r>
      </w:ins>
      <w:hyperlink w:anchor="app:robust">
        <w:ins w:id="1797" w:author="S. Chincholikar and R. Chawla" w:date="2026-10-07T00:00:00Z">
          <w:r>
            <w:rPr>
              <w:rStyle w:val="Hyperlink"/>
            </w:rPr>
            <w:t xml:space="preserve">6</w:t>
          </w:r>
        </w:ins>
      </w:hyperlink>
      <w:ins w:id="1798" w:author="S. Chincholikar and R. Chawla" w:date="2026-10-07T00:00:00Z">
        <w:r>
          <w:rPr/>
          <w:t xml:space="preserve">), so the</w:t>
        </w:r>
      </w:ins>
      <w:ins w:id="1799" w:author="S. Chincholikar and R. Chawla" w:date="2026-10-07T00:00:00Z">
        <w:r>
          <w:rPr/>
          <w:t xml:space="preserve"> </w:t>
        </w:r>
      </w:ins>
      <w:ins w:id="1800" w:author="S. Chincholikar and R. Chawla" w:date="2026-10-07T00:00:00Z">
        <w:r>
          <w:rPr/>
          <w:t xml:space="preserve">direction is robust while the magnitude is assumption-dependent</w:t>
        </w:r>
      </w:ins>
      <w:r>
        <w:t xml:space="preserve">.</w:t>
      </w:r>
    </w:p>
    <w:bookmarkEnd w:id="15"/>
    <w:bookmarkEnd w:id="16"/>
    <w:bookmarkStart w:id="27" w:name="sec:concl"/>
    <w:p>
      <w:pPr>
        <w:pStyle w:val="Heading1"/>
      </w:pPr>
      <w:r>
        <w:t xml:space="preserve">Conclusion</w:t>
      </w:r>
    </w:p>
    <w:p>
      <w:pPr>
        <w:pStyle w:val="FirstParagraph"/>
      </w:pPr>
      <w:del w:id="1801" w:author="S. Chincholikar and R. Chawla" w:date="2026-10-07T00:00:00Z">
        <w:r>
          <w:rPr/>
          <w:delText xml:space="preserve">Using a design in which fundamentals are</w:delText>
        </w:r>
      </w:del>
      <w:r>
        <w:t xml:space="preserve"> </w:t>
      </w:r>
      <w:ins w:id="1802" w:author="S. Chincholikar and R. Chawla" w:date="2026-10-07T00:00:00Z">
        <w:r>
          <w:rPr/>
          <w:t xml:space="preserve">With fundamentals</w:t>
        </w:r>
      </w:ins>
      <w:ins w:id="1803" w:author="S. Chincholikar and R. Chawla" w:date="2026-10-07T00:00:00Z">
        <w:r>
          <w:rPr/>
          <w:t xml:space="preserve"> </w:t>
        </w:r>
      </w:ins>
      <w:r>
        <w:t xml:space="preserve">fixed by construction,</w:t>
      </w:r>
      <w:r>
        <w:t xml:space="preserve"> </w:t>
      </w:r>
      <w:del w:id="1804" w:author="S. Chincholikar and R. Chawla" w:date="2026-10-07T00:00:00Z">
        <w:r>
          <w:rPr/>
          <w:delText xml:space="preserve">we provide a controlled measurement of</w:delText>
        </w:r>
      </w:del>
      <w:del w:id="1805" w:author="S. Chincholikar and R. Chawla" w:date="2026-10-07T00:00:00Z">
        <w:r>
          <w:rPr/>
          <w:delText xml:space="preserve"> </w:delText>
        </w:r>
      </w:del>
      <w:del w:id="1806" w:author="S. Chincholikar and R. Chawla" w:date="2026-10-07T00:00:00Z">
        <w:r>
          <w:rPr/>
          <w:delText xml:space="preserve">rating procyclicality in LLM-based credit assessment. All five models</w:delText>
        </w:r>
      </w:del>
      <w:ins w:id="1807" w:author="S. Chincholikar and R. Chawla" w:date="2026-10-07T00:00:00Z">
        <w:r>
          <w:rPr/>
          <w:t xml:space="preserve">all seven models, including the frontier tier of both families,</w:t>
        </w:r>
      </w:ins>
      <w:ins w:id="1808" w:author="S. Chincholikar and R. Chawla" w:date="2026-10-07T00:00:00Z">
        <w:r>
          <w:rPr/>
          <w:t xml:space="preserve"> </w:t>
        </w:r>
      </w:ins>
      <w:r>
        <w:t xml:space="preserve">downgrade identical firms as</w:t>
      </w:r>
      <w:r>
        <w:t xml:space="preserve"> </w:t>
      </w:r>
      <w:del w:id="1809" w:author="S. Chincholikar and R. Chawla" w:date="2026-10-07T00:00:00Z">
        <w:r>
          <w:rPr/>
          <w:delText xml:space="preserve">economic</w:delText>
        </w:r>
      </w:del>
      <w:r>
        <w:t xml:space="preserve"> </w:t>
      </w:r>
      <w:r>
        <w:t xml:space="preserve">conditions are described as worsening,</w:t>
      </w:r>
      <w:r>
        <w:t xml:space="preserve"> </w:t>
      </w:r>
      <w:del w:id="1810" w:author="S. Chincholikar and R. Chawla" w:date="2026-10-07T00:00:00Z">
        <w:r>
          <w:rPr/>
          <w:delText xml:space="preserve">by economically meaningful and statistically robust</w:delText>
        </w:r>
      </w:del>
      <w:del w:id="1811" w:author="S. Chincholikar and R. Chawla" w:date="2026-10-07T00:00:00Z">
        <w:r>
          <w:rPr/>
          <w:delText xml:space="preserve"> </w:delText>
        </w:r>
      </w:del>
      <w:del w:id="1812" w:author="S. Chincholikar and R. Chawla" w:date="2026-10-07T00:00:00Z">
        <w:r>
          <w:rPr/>
          <w:delText xml:space="preserve">margins, and they do so</w:delText>
        </w:r>
      </w:del>
      <w:del w:id="1813" w:author="S. Chincholikar and R. Chawla" w:date="2026-10-07T00:00:00Z">
        <w:r>
          <w:rPr/>
          <w:delText xml:space="preserve"> </w:delText>
        </w:r>
      </w:del>
      <w:del w:id="1814" w:author="S. Chincholikar and R. Chawla" w:date="2026-10-07T00:00:00Z">
        <w:r>
          <w:rPr/>
          <w:delText xml:space="preserve">asymmetrically—punishing</w:delText>
        </w:r>
      </w:del>
      <w:r>
        <w:t xml:space="preserve"> </w:t>
      </w:r>
      <w:ins w:id="1815" w:author="S. Chincholikar and R. Chawla" w:date="2026-10-07T00:00:00Z">
        <w:r>
          <w:rPr/>
          <w:t xml:space="preserve">and do so</w:t>
        </w:r>
      </w:ins>
      <w:ins w:id="1816" w:author="S. Chincholikar and R. Chawla" w:date="2026-10-07T00:00:00Z">
        <w:r>
          <w:rPr/>
          <w:t xml:space="preserve"> </w:t>
        </w:r>
      </w:ins>
      <w:ins w:id="1817" w:author="S. Chincholikar and R. Chawla" w:date="2026-10-07T00:00:00Z">
        <w:r>
          <w:rPr/>
          <w:t xml:space="preserve">asymmetrically, punishing</w:t>
        </w:r>
      </w:ins>
      <w:ins w:id="1818" w:author="S. Chincholikar and R. Chawla" w:date="2026-10-07T00:00:00Z">
        <w:r>
          <w:rPr/>
          <w:t xml:space="preserve"> </w:t>
        </w:r>
      </w:ins>
      <w:r>
        <w:t xml:space="preserve">simulated downturns far more than they reward simulated expansions. The</w:t>
      </w:r>
      <w:r>
        <w:t xml:space="preserve"> </w:t>
      </w:r>
      <w:del w:id="1819" w:author="S. Chincholikar and R. Chawla" w:date="2026-10-07T00:00:00Z">
        <w:r>
          <w:rPr/>
          <w:delText xml:space="preserve">magnitude is a first-order function of model identity, so in a deployed</w:delText>
        </w:r>
      </w:del>
      <w:del w:id="1820" w:author="S. Chincholikar and R. Chawla" w:date="2026-10-07T00:00:00Z">
        <w:r>
          <w:rPr/>
          <w:delText xml:space="preserve"> </w:delText>
        </w:r>
      </w:del>
      <w:del w:id="1821" w:author="S. Chincholikar and R. Chawla" w:date="2026-10-07T00:00:00Z">
        <w:r>
          <w:rPr/>
          <w:delText xml:space="preserve">pipeline</w:delText>
        </w:r>
      </w:del>
      <w:r>
        <w:t xml:space="preserve"> </w:t>
      </w:r>
      <w:ins w:id="1822" w:author="S. Chincholikar and R. Chawla" w:date="2026-10-07T00:00:00Z">
        <w:r>
          <w:rPr/>
          <w:t xml:space="preserve">level of the effect falls with capability. Its structure does not. Neither frontier model differs</w:t>
        </w:r>
      </w:ins>
      <w:ins w:id="1823" w:author="S. Chincholikar and R. Chawla" w:date="2026-10-07T00:00:00Z">
        <w:r>
          <w:rPr/>
          <w:t xml:space="preserve"> </w:t>
        </w:r>
      </w:ins>
      <w:ins w:id="1824" w:author="S. Chincholikar and R. Chawla" w:date="2026-10-07T00:00:00Z">
        <w:r>
          <w:rPr/>
          <w:t xml:space="preserve">significantly from a Flash-tier model, so</w:t>
        </w:r>
      </w:ins>
      <w:ins w:id="1825" w:author="S. Chincholikar and R. Chawla" w:date="2026-10-07T00:00:00Z">
        <w:r>
          <w:rPr/>
          <w:t xml:space="preserve"> </w:t>
        </w:r>
      </w:ins>
      <w:r>
        <w:t xml:space="preserve">the choice of model</w:t>
      </w:r>
      <w:r>
        <w:t xml:space="preserve"> </w:t>
      </w:r>
      <w:del w:id="1826" w:author="S. Chincholikar and R. Chawla" w:date="2026-10-07T00:00:00Z">
        <w:r>
          <w:rPr/>
          <w:delText xml:space="preserve">is itself</w:delText>
        </w:r>
      </w:del>
      <w:r>
        <w:t xml:space="preserve"> </w:t>
      </w:r>
      <w:ins w:id="1827" w:author="S. Chincholikar and R. Chawla" w:date="2026-10-07T00:00:00Z">
        <w:r>
          <w:rPr/>
          <w:t xml:space="preserve">remains</w:t>
        </w:r>
      </w:ins>
      <w:ins w:id="1828" w:author="S. Chincholikar and R. Chawla" w:date="2026-10-07T00:00:00Z">
        <w:r>
          <w:rPr/>
          <w:t xml:space="preserve"> </w:t>
        </w:r>
      </w:ins>
      <w:r>
        <w:t xml:space="preserve">a prudential</w:t>
      </w:r>
      <w:r>
        <w:t xml:space="preserve"> </w:t>
      </w:r>
      <w:r>
        <w:t xml:space="preserve">decision</w:t>
      </w:r>
      <w:ins w:id="1829" w:author="S. Chincholikar and R. Chawla" w:date="2026-10-07T00:00:00Z">
        <w:r>
          <w:rPr/>
          <w:t xml:space="preserve">, but a more capable model is not an escape from the behaviour</w:t>
        </w:r>
      </w:ins>
      <w:r>
        <w:t xml:space="preserve">.</w:t>
      </w:r>
    </w:p>
    <w:p>
      <w:pPr>
        <w:pStyle w:val="BodyText"/>
      </w:pPr>
      <w:r>
        <w:t xml:space="preserve">Prompt design mitigates</w:t>
      </w:r>
      <w:r>
        <w:t xml:space="preserve"> </w:t>
      </w:r>
      <w:del w:id="1830" w:author="S. Chincholikar and R. Chawla" w:date="2026-10-07T00:00:00Z">
        <w:r>
          <w:rPr/>
          <w:delText xml:space="preserve">this behaviour only partially</w:delText>
        </w:r>
      </w:del>
      <w:ins w:id="1831" w:author="S. Chincholikar and R. Chawla" w:date="2026-10-07T00:00:00Z">
        <w:r>
          <w:rPr/>
          <w:t xml:space="preserve">it only partially, and at the frontier not in the way that matters</w:t>
        </w:r>
      </w:ins>
      <w:r>
        <w:t xml:space="preserve">. An</w:t>
      </w:r>
      <w:r>
        <w:t xml:space="preserve"> </w:t>
      </w:r>
      <w:r>
        <w:t xml:space="preserve">explicit</w:t>
      </w:r>
      <w:r>
        <w:t xml:space="preserve"> </w:t>
      </w:r>
      <w:del w:id="1832" w:author="S. Chincholikar and R. Chawla" w:date="2026-10-07T00:00:00Z">
        <w:r>
          <w:rPr/>
          <w:delText xml:space="preserve">instruction to rate through the cycle reduces rating sensitivity, but it also diminishes the responsiveness of the</w:delText>
        </w:r>
      </w:del>
      <w:r>
        <w:t xml:space="preserve"> </w:t>
      </w:r>
      <w:ins w:id="1833" w:author="S. Chincholikar and R. Chawla" w:date="2026-10-07T00:00:00Z">
        <w:r>
          <w:rPr/>
          <w:t xml:space="preserve">through-the-cycle instruction flattens the rating to zero or below for both frontier models, while</w:t>
        </w:r>
      </w:ins>
      <w:ins w:id="1834" w:author="S. Chincholikar and R. Chawla" w:date="2026-10-07T00:00:00Z">
        <w:r>
          <w:rPr/>
          <w:t xml:space="preserve"> </w:t>
        </w:r>
      </w:ins>
      <w:ins w:id="1835" w:author="S. Chincholikar and R. Chawla" w:date="2026-10-07T00:00:00Z">
        <w:r>
          <w:rPr/>
          <w:t xml:space="preserve">driving the</w:t>
        </w:r>
      </w:ins>
      <w:ins w:id="1836" w:author="S. Chincholikar and R. Chawla" w:date="2026-10-07T00:00:00Z">
        <w:r>
          <w:rPr/>
          <w:t xml:space="preserve"> </w:t>
        </w:r>
      </w:ins>
      <w:r>
        <w:t xml:space="preserve">one-year default probability</w:t>
      </w:r>
      <w:del w:id="1837" w:author="S. Chincholikar and R. Chawla" w:date="2026-10-07T00:00:00Z">
        <w:r>
          <w:rPr/>
          <w:delText xml:space="preserve">; the models appear to</w:delText>
        </w:r>
      </w:del>
      <w:r>
        <w:t xml:space="preserve"> </w:t>
      </w:r>
      <w:ins w:id="1838" w:author="S. Chincholikar and R. Chawla" w:date="2026-10-07T00:00:00Z">
        <w:r>
          <w:rPr/>
          <w:t xml:space="preserve">’s cyclical sensitivity to zero or below. The models</w:t>
        </w:r>
      </w:ins>
      <w:ins w:id="1839" w:author="S. Chincholikar and R. Chawla" w:date="2026-10-07T00:00:00Z">
        <w:r>
          <w:rPr/>
          <w:t xml:space="preserve"> </w:t>
        </w:r>
      </w:ins>
      <w:r>
        <w:t xml:space="preserve">stabilise</w:t>
      </w:r>
      <w:r>
        <w:t xml:space="preserve"> </w:t>
      </w:r>
      <w:r>
        <w:t xml:space="preserve">both outputs</w:t>
      </w:r>
      <w:r>
        <w:t xml:space="preserve"> </w:t>
      </w:r>
      <w:del w:id="1840" w:author="S. Chincholikar and R. Chawla" w:date="2026-10-07T00:00:00Z">
        <w:r>
          <w:rPr/>
          <w:delText xml:space="preserve">rather than</w:delText>
        </w:r>
      </w:del>
      <w:r>
        <w:t xml:space="preserve"> </w:t>
      </w:r>
      <w:ins w:id="1841" w:author="S. Chincholikar and R. Chawla" w:date="2026-10-07T00:00:00Z">
        <w:r>
          <w:rPr/>
          <w:t xml:space="preserve">instead of</w:t>
        </w:r>
      </w:ins>
      <w:ins w:id="1842" w:author="S. Chincholikar and R. Chawla" w:date="2026-10-07T00:00:00Z">
        <w:r>
          <w:rPr/>
          <w:t xml:space="preserve"> </w:t>
        </w:r>
      </w:ins>
      <w:r>
        <w:t xml:space="preserve">separating a through-the-cycle rating from point-in-time</w:t>
      </w:r>
      <w:r>
        <w:t xml:space="preserve"> </w:t>
      </w:r>
      <w:del w:id="1843" w:author="S. Chincholikar and R. Chawla" w:date="2026-10-07T00:00:00Z">
        <w:r>
          <w:rPr/>
          <w:delText xml:space="preserve">default risk. Translating the rating changes</w:delText>
        </w:r>
      </w:del>
      <w:r>
        <w:t xml:space="preserve"> </w:t>
      </w:r>
      <w:ins w:id="1844" w:author="S. Chincholikar and R. Chawla" w:date="2026-10-07T00:00:00Z">
        <w:r>
          <w:rPr/>
          <w:t xml:space="preserve">risk, and they do so</w:t>
        </w:r>
      </w:ins>
      <w:ins w:id="1845" w:author="S. Chincholikar and R. Chawla" w:date="2026-10-07T00:00:00Z">
        <w:r>
          <w:rPr/>
          <w:t xml:space="preserve"> </w:t>
        </w:r>
      </w:ins>
      <w:ins w:id="1846" w:author="S. Chincholikar and R. Chawla" w:date="2026-10-07T00:00:00Z">
        <w:r>
          <w:rPr/>
          <w:t xml:space="preserve">most completely where capability is highest: the frontier models produce the most stable-looking rating</w:t>
        </w:r>
      </w:ins>
      <w:ins w:id="1847" w:author="S. Chincholikar and R. Chawla" w:date="2026-10-07T00:00:00Z">
        <w:r>
          <w:rPr/>
          <w:t xml:space="preserve"> </w:t>
        </w:r>
      </w:ins>
      <w:ins w:id="1848" w:author="S. Chincholikar and R. Chawla" w:date="2026-10-07T00:00:00Z">
        <w:r>
          <w:rPr/>
          <w:t xml:space="preserve">while carrying the least risk signal. Translated</w:t>
        </w:r>
      </w:ins>
      <w:ins w:id="1849" w:author="S. Chincholikar and R. Chawla" w:date="2026-10-07T00:00:00Z">
        <w:r>
          <w:rPr/>
          <w:t xml:space="preserve"> </w:t>
        </w:r>
      </w:ins>
      <w:r>
        <w:t xml:space="preserve">into capital requirements</w:t>
      </w:r>
      <w:del w:id="1850" w:author="S. Chincholikar and R. Chawla" w:date="2026-10-07T00:00:00Z">
        <w:r>
          <w:rPr/>
          <w:delText xml:space="preserve">produces economically meaningful swings even when the underlying firm fundamentals have notchanged</w:delText>
        </w:r>
      </w:del>
      <w:ins w:id="1851" w:author="S. Chincholikar and R. Chawla" w:date="2026-10-07T00:00:00Z">
        <w:r>
          <w:rPr/>
          <w:t xml:space="preserve">, the direction of the swing</w:t>
        </w:r>
      </w:ins>
      <w:ins w:id="1852" w:author="S. Chincholikar and R. Chawla" w:date="2026-10-07T00:00:00Z">
        <w:r>
          <w:rPr/>
          <w:t xml:space="preserve"> </w:t>
        </w:r>
      </w:ins>
      <w:ins w:id="1853" w:author="S. Chincholikar and R. Chawla" w:date="2026-10-07T00:00:00Z">
        <w:r>
          <w:rPr/>
          <w:t xml:space="preserve">survives every mapping, loss-given-default and maturity assumption we vary, though its magnitude does</w:t>
        </w:r>
      </w:ins>
      <w:ins w:id="1854" w:author="S. Chincholikar and R. Chawla" w:date="2026-10-07T00:00:00Z">
        <w:r>
          <w:rPr/>
          <w:t xml:space="preserve"> </w:t>
        </w:r>
      </w:ins>
      <w:ins w:id="1855" w:author="S. Chincholikar and R. Chawla" w:date="2026-10-07T00:00:00Z">
        <w:r>
          <w:rPr/>
          <w:t xml:space="preserve">not</w:t>
        </w:r>
      </w:ins>
      <w:r>
        <w:t xml:space="preserve">.</w:t>
      </w:r>
    </w:p>
    <w:p>
      <w:pPr>
        <w:pStyle w:val="BodyText"/>
      </w:pPr>
      <w:del w:id="1856" w:author="S. Chincholikar and R. Chawla" w:date="2026-10-07T00:00:00Z">
        <w:r>
          <w:rPr/>
          <w:delText xml:space="preserve">The synthetic firm battery is intentional. The experiment is built for identification, not to capture</w:delText>
        </w:r>
      </w:del>
      <w:del w:id="1857" w:author="S. Chincholikar and R. Chawla" w:date="2026-10-07T00:00:00Z">
        <w:r>
          <w:rPr/>
          <w:delText xml:space="preserve"> </w:delText>
        </w:r>
      </w:del>
      <w:del w:id="1858" w:author="S. Chincholikar and R. Chawla" w:date="2026-10-07T00:00:00Z">
        <w:r>
          <w:rPr/>
          <w:delText xml:space="preserve">the full complexity of real borrowers—yet varying</w:delText>
        </w:r>
      </w:del>
      <w:r>
        <w:t xml:space="preserve"> </w:t>
      </w:r>
      <w:ins w:id="1859" w:author="S. Chincholikar and R. Chawla" w:date="2026-10-07T00:00:00Z">
        <w:r>
          <w:rPr/>
          <w:t xml:space="preserve">What the experiment demonstrates is a behavioural mechanism in the served endpoints at the collection</w:t>
        </w:r>
      </w:ins>
      <w:ins w:id="1860" w:author="S. Chincholikar and R. Chawla" w:date="2026-10-07T00:00:00Z">
        <w:r>
          <w:rPr/>
          <w:t xml:space="preserve"> </w:t>
        </w:r>
      </w:ins>
      <w:ins w:id="1861" w:author="S. Chincholikar and R. Chawla" w:date="2026-10-07T00:00:00Z">
        <w:r>
          <w:rPr/>
          <w:t xml:space="preserve">epoch, not a property of a model family in perpetuity and not an evaluation of deployed credit systems: we observe no rating committee, no lending decision, and no</w:t>
        </w:r>
      </w:ins>
      <w:ins w:id="1862" w:author="S. Chincholikar and R. Chawla" w:date="2026-10-07T00:00:00Z">
        <w:r>
          <w:rPr/>
          <w:t xml:space="preserve"> </w:t>
        </w:r>
      </w:ins>
      <w:ins w:id="1863" w:author="S. Chincholikar and R. Chawla" w:date="2026-10-07T00:00:00Z">
        <w:r>
          <w:rPr/>
          <w:t xml:space="preserve">analyst acting on these outputs. Varying</w:t>
        </w:r>
      </w:ins>
      <w:ins w:id="1864" w:author="S. Chincholikar and R. Chawla" w:date="2026-10-07T00:00:00Z">
        <w:r>
          <w:rPr/>
          <w:t xml:space="preserve"> </w:t>
        </w:r>
      </w:ins>
      <w:r>
        <w:t xml:space="preserve">the macroeconomic context around fixed firm information</w:t>
      </w:r>
      <w:r>
        <w:t xml:space="preserve"> </w:t>
      </w:r>
      <w:del w:id="1865" w:author="S. Chincholikar and R. Chawla" w:date="2026-10-07T00:00:00Z">
        <w:r>
          <w:rPr/>
          <w:delText xml:space="preserve">captures</w:delText>
        </w:r>
      </w:del>
      <w:r>
        <w:t xml:space="preserve"> </w:t>
      </w:r>
      <w:ins w:id="1866" w:author="S. Chincholikar and R. Chawla" w:date="2026-10-07T00:00:00Z">
        <w:r>
          <w:rPr/>
          <w:t xml:space="preserve">does</w:t>
        </w:r>
      </w:ins>
      <w:ins w:id="1867" w:author="S. Chincholikar and R. Chawla" w:date="2026-10-07T00:00:00Z">
        <w:r>
          <w:rPr/>
          <w:t xml:space="preserve"> </w:t>
        </w:r>
      </w:ins>
      <w:ins w:id="1868" w:author="S. Chincholikar and R. Chawla" w:date="2026-10-07T00:00:00Z">
        <w:r>
          <w:rPr/>
          <w:t xml:space="preserve">capture</w:t>
        </w:r>
      </w:ins>
      <w:ins w:id="1869" w:author="S. Chincholikar and R. Chawla" w:date="2026-10-07T00:00:00Z">
        <w:r>
          <w:rPr/>
          <w:t xml:space="preserve"> </w:t>
        </w:r>
      </w:ins>
      <w:r>
        <w:t xml:space="preserve">an exposure that arises in</w:t>
      </w:r>
      <w:r>
        <w:t xml:space="preserve"> </w:t>
      </w:r>
      <w:del w:id="1870" w:author="S. Chincholikar and R. Chawla" w:date="2026-10-07T00:00:00Z">
        <w:r>
          <w:rPr/>
          <w:delText xml:space="preserve">real-world LLM credit</w:delText>
        </w:r>
      </w:del>
      <w:r>
        <w:t xml:space="preserve"> </w:t>
      </w:r>
      <w:ins w:id="1871" w:author="S. Chincholikar and R. Chawla" w:date="2026-10-07T00:00:00Z">
        <w:r>
          <w:rPr/>
          <w:t xml:space="preserve">real</w:t>
        </w:r>
      </w:ins>
      <w:ins w:id="1872" w:author="S. Chincholikar and R. Chawla" w:date="2026-10-07T00:00:00Z">
        <w:r>
          <w:rPr/>
          <w:t xml:space="preserve"> </w:t>
        </w:r>
      </w:ins>
      <w:r>
        <w:t xml:space="preserve">pipelines, where models</w:t>
      </w:r>
      <w:r>
        <w:t xml:space="preserve"> </w:t>
      </w:r>
      <w:del w:id="1873" w:author="S. Chincholikar and R. Chawla" w:date="2026-10-07T00:00:00Z">
        <w:r>
          <w:rPr/>
          <w:delText xml:space="preserve">may</w:delText>
        </w:r>
      </w:del>
      <w:del w:id="1874" w:author="S. Chincholikar and R. Chawla" w:date="2026-10-07T00:00:00Z">
        <w:r>
          <w:rPr/>
          <w:delText xml:space="preserve"> </w:delText>
        </w:r>
      </w:del>
      <w:del w:id="1875" w:author="S. Chincholikar and R. Chawla" w:date="2026-10-07T00:00:00Z">
        <w:r>
          <w:rPr/>
          <w:delText xml:space="preserve">access</w:delText>
        </w:r>
      </w:del>
      <w:r>
        <w:t xml:space="preserve"> </w:t>
      </w:r>
      <w:ins w:id="1876" w:author="S. Chincholikar and R. Chawla" w:date="2026-10-07T00:00:00Z">
        <w:r>
          <w:rPr/>
          <w:t xml:space="preserve">reach</w:t>
        </w:r>
      </w:ins>
      <w:ins w:id="1877" w:author="S. Chincholikar and R. Chawla" w:date="2026-10-07T00:00:00Z">
        <w:r>
          <w:rPr/>
          <w:t xml:space="preserve"> </w:t>
        </w:r>
      </w:ins>
      <w:r>
        <w:t xml:space="preserve">macroeconomic information through</w:t>
      </w:r>
      <w:r>
        <w:t xml:space="preserve"> </w:t>
      </w:r>
      <w:r>
        <w:t xml:space="preserve">market data, news, retrieval</w:t>
      </w:r>
      <w:r>
        <w:t xml:space="preserve"> </w:t>
      </w:r>
      <w:del w:id="1878" w:author="S. Chincholikar and R. Chawla" w:date="2026-10-07T00:00:00Z">
        <w:r>
          <w:rPr/>
          <w:delText xml:space="preserve">systems,</w:delText>
        </w:r>
      </w:del>
      <w:r>
        <w:t xml:space="preserve"> </w:t>
      </w:r>
      <w:r>
        <w:t xml:space="preserve">or analyst inputs.</w:t>
      </w:r>
      <w:r>
        <w:t xml:space="preserve"> </w:t>
      </w:r>
      <w:del w:id="1879" w:author="S. Chincholikar and R. Chawla" w:date="2026-10-07T00:00:00Z">
        <w:r>
          <w:rPr/>
          <w:delText xml:space="preserve">The</w:delText>
        </w:r>
      </w:del>
      <w:del w:id="1880" w:author="S. Chincholikar and R. Chawla" w:date="2026-10-07T00:00:00Z">
        <w:r>
          <w:rPr/>
          <w:delText xml:space="preserve"> </w:delText>
        </w:r>
      </w:del>
      <w:del w:id="1881" w:author="S. Chincholikar and R. Chawla" w:date="2026-10-07T00:00:00Z">
        <w:r>
          <w:rPr/>
          <w:delText xml:space="preserve">results should therefore be read as evidence for a specific behavioural mechanism rather than an</w:delText>
        </w:r>
      </w:del>
      <w:del w:id="1882" w:author="S. Chincholikar and R. Chawla" w:date="2026-10-07T00:00:00Z">
        <w:r>
          <w:rPr/>
          <w:delText xml:space="preserve"> </w:delText>
        </w:r>
      </w:del>
      <w:del w:id="1883" w:author="S. Chincholikar and R. Chawla" w:date="2026-10-07T00:00:00Z">
        <w:r>
          <w:rPr/>
          <w:delText xml:space="preserve">evaluation of deployed credit systems. We study a synthetic firm battery, five production-tier models</w:delText>
        </w:r>
      </w:del>
      <w:del w:id="1884" w:author="S. Chincholikar and R. Chawla" w:date="2026-10-07T00:00:00Z">
        <w:r>
          <w:rPr/>
          <w:delText xml:space="preserve"> </w:delText>
        </w:r>
      </w:del>
      <w:del w:id="1885" w:author="S. Chincholikar and R. Chawla" w:date="2026-10-07T00:00:00Z">
        <w:r>
          <w:rPr/>
          <w:delText xml:space="preserve">from two families,</w:delText>
        </w:r>
      </w:del>
      <w:del w:id="1886" w:author="S. Chincholikar and R. Chawla" w:date="2026-10-07T00:00:00Z">
        <w:r>
          <w:rPr/>
          <w:delText xml:space="preserve"> </w:delText>
        </w:r>
      </w:del>
      <w:del w:id="1887" w:author="S. Chincholikar and R. Chawla" w:date="2026-10-07T00:00:00Z">
        <w:r>
          <w:rPr/>
          <w:delText xml:space="preserve">and prompt-level interventions; future</w:delText>
        </w:r>
      </w:del>
      <w:r>
        <w:t xml:space="preserve"> </w:t>
      </w:r>
      <w:ins w:id="1888" w:author="S. Chincholikar and R. Chawla" w:date="2026-10-07T00:00:00Z">
        <w:r>
          <w:rPr/>
          <w:t xml:space="preserve">Replacing the synthetic fundamentals with real</w:t>
        </w:r>
      </w:ins>
      <w:ins w:id="1889" w:author="S. Chincholikar and R. Chawla" w:date="2026-10-07T00:00:00Z">
        <w:r>
          <w:rPr/>
          <w:t xml:space="preserve"> </w:t>
        </w:r>
      </w:ins>
      <w:ins w:id="1890" w:author="S. Chincholikar and R. Chawla" w:date="2026-10-07T00:00:00Z">
        <w:r>
          <w:rPr/>
          <w:t xml:space="preserve">de-identified filing-derived fundamentals leaves the effect in place, which narrows the realism gap on the firm side but</w:t>
        </w:r>
      </w:ins>
      <w:ins w:id="1891" w:author="S. Chincholikar and R. Chawla" w:date="2026-10-07T00:00:00Z">
        <w:r>
          <w:rPr/>
          <w:t xml:space="preserve"> </w:t>
        </w:r>
      </w:ins>
      <w:ins w:id="1892" w:author="S. Chincholikar and R. Chawla" w:date="2026-10-07T00:00:00Z">
        <w:r>
          <w:rPr/>
          <w:t xml:space="preserve">not on the others, and the frontier model’s ability to recognise roughly a sixth of those tested,</w:t>
        </w:r>
      </w:ins>
      <w:ins w:id="1893" w:author="S. Chincholikar and R. Chawla" w:date="2026-10-07T00:00:00Z">
        <w:r>
          <w:rPr/>
          <w:t xml:space="preserve"> </w:t>
        </w:r>
      </w:ins>
      <w:ins w:id="1894" w:author="S. Chincholikar and R. Chawla" w:date="2026-10-07T00:00:00Z">
        <w:r>
          <w:rPr/>
          <w:t xml:space="preserve">despite name, ticker and date removal, is itself why the primary design is synthetic. Future</w:t>
        </w:r>
      </w:ins>
      <w:ins w:id="1895" w:author="S. Chincholikar and R. Chawla" w:date="2026-10-07T00:00:00Z">
        <w:r>
          <w:rPr/>
          <w:t xml:space="preserve"> </w:t>
        </w:r>
      </w:ins>
      <w:r>
        <w:t xml:space="preserve">work could benchmark</w:t>
      </w:r>
      <w:r>
        <w:t xml:space="preserve"> </w:t>
      </w:r>
      <w:del w:id="1896" w:author="S. Chincholikar and R. Chawla" w:date="2026-10-07T00:00:00Z">
        <w:r>
          <w:rPr/>
          <w:delText xml:space="preserve">LLM behaviour</w:delText>
        </w:r>
      </w:del>
      <w:r>
        <w:t xml:space="preserve"> </w:t>
      </w:r>
      <w:r>
        <w:t xml:space="preserve">against agency and internal-rating baselines</w:t>
      </w:r>
      <w:del w:id="1897" w:author="S. Chincholikar and R. Chawla" w:date="2026-10-07T00:00:00Z">
        <w:r>
          <w:rPr/>
          <w:delText xml:space="preserve">and explore</w:delText>
        </w:r>
      </w:del>
      <w:r>
        <w:t xml:space="preserve"> </w:t>
      </w:r>
      <w:ins w:id="1898" w:author="S. Chincholikar and R. Chawla" w:date="2026-10-07T00:00:00Z">
        <w:r>
          <w:rPr/>
          <w:t xml:space="preserve">, and test</w:t>
        </w:r>
      </w:ins>
      <w:ins w:id="1899" w:author="S. Chincholikar and R. Chawla" w:date="2026-10-07T00:00:00Z">
        <w:r>
          <w:rPr/>
          <w:t xml:space="preserve"> </w:t>
        </w:r>
      </w:ins>
      <w:r>
        <w:t xml:space="preserve">whether fine-tuning</w:t>
      </w:r>
      <w:r>
        <w:t xml:space="preserve"> </w:t>
      </w:r>
      <w:del w:id="1900" w:author="S. Chincholikar and R. Chawla" w:date="2026-10-07T00:00:00Z">
        <w:r>
          <w:rPr/>
          <w:delText xml:space="preserve">, retrieval design , or other</w:delText>
        </w:r>
      </w:del>
      <w:del w:id="1901" w:author="S. Chincholikar and R. Chawla" w:date="2026-10-07T00:00:00Z">
        <w:r>
          <w:rPr/>
          <w:delText xml:space="preserve"> </w:delText>
        </w:r>
      </w:del>
      <w:del w:id="1902" w:author="S. Chincholikar and R. Chawla" w:date="2026-10-07T00:00:00Z">
        <w:r>
          <w:rPr/>
          <w:delText xml:space="preserve">model-level interventions</w:delText>
        </w:r>
      </w:del>
      <w:r>
        <w:t xml:space="preserve"> </w:t>
      </w:r>
      <w:ins w:id="1903" w:author="S. Chincholikar and R. Chawla" w:date="2026-10-07T00:00:00Z">
        <w:r>
          <w:rPr/>
          <w:t xml:space="preserve">or retrieval design</w:t>
        </w:r>
      </w:ins>
      <w:ins w:id="1904" w:author="S. Chincholikar and R. Chawla" w:date="2026-10-07T00:00:00Z">
        <w:r>
          <w:rPr/>
          <w:t xml:space="preserve"> </w:t>
        </w:r>
      </w:ins>
      <w:r>
        <w:t xml:space="preserve">can reduce procyclicality without suppressing genuine changes</w:t>
      </w:r>
      <w:r>
        <w:t xml:space="preserve"> </w:t>
      </w:r>
      <w:r>
        <w:t xml:space="preserve">in credit risk.</w:t>
      </w:r>
    </w:p>
    <w:bookmarkStart w:id="17" w:name="tab:permodel"/>
    <w:p>
      <w:pPr>
        <w:pStyle w:val="TableCaption"/>
      </w:pPr>
      <w:r>
        <w:t xml:space="preserve">Per-model</w:t>
      </w:r>
      <w:r>
        <w:t xml:space="preserve"> </w:t>
      </w:r>
      <w:del w:id="1905" w:author="S. Chincholikar and R. Chawla" w:date="2026-10-07T00:00:00Z">
        <w:r>
          <w:rPr/>
          <w:delText xml:space="preserve">rating</w:delText>
        </w:r>
      </w:del>
      <w:r>
        <w:t xml:space="preserve"> </w:t>
      </w:r>
      <w:ins w:id="1906" w:author="S. Chincholikar and R. Chawla" w:date="2026-10-07T00:00:00Z">
        <w:r>
          <w:rPr/>
          <w:t xml:space="preserve">results.</w:t>
        </w:r>
      </w:ins>
      <w:ins w:id="1907" w:author="S. Chincholikar and R. Chawla" w:date="2026-10-07T00:00:00Z">
        <w:r>
          <w:rPr/>
          <w:t xml:space="preserve"> </w:t>
        </w:r>
      </w:ins>
      <w:ins w:id="1908" w:author="S. Chincholikar and R. Chawla" w:date="2026-10-07T00:00:00Z">
        <w:r>
          <w:rPr>
            <w:b/>
            <w:bCs/>
          </w:rPr>
          <w:t xml:space="preserve">Panel A</w:t>
        </w:r>
      </w:ins>
      <w:ins w:id="1909" w:author="S. Chincholikar and R. Chawla" w:date="2026-10-07T00:00:00Z">
        <w:r>
          <w:rPr/>
          <w:t xml:space="preserve">:</w:t>
        </w:r>
      </w:ins>
      <w:ins w:id="1910" w:author="S. Chincholikar and R. Chawla" w:date="2026-10-07T00:00:00Z">
        <w:r>
          <w:rPr/>
          <w:t xml:space="preserve"> </w:t>
        </w:r>
      </w:ins>
      <w:r>
        <w:t xml:space="preserve">procyclicality on byte-identical fundamentals. β = notches of downgrade per</w:t>
      </w:r>
      <w:r>
        <w:t xml:space="preserve"> </w:t>
      </w:r>
      <w:del w:id="1911" w:author="S. Chincholikar and R. Chawla" w:date="2026-10-07T00:00:00Z">
        <w:r>
          <w:rPr/>
          <w:delText xml:space="preserve">+1</w:delText>
        </w:r>
      </w:del>
      <w:r>
        <w:t xml:space="preserve"> </w:t>
      </w:r>
      <w:ins w:id="1912" w:author="S. Chincholikar and R. Chawla" w:date="2026-10-07T00:00:00Z">
        <w:r>
          <w:rPr/>
          <w:t xml:space="preserve">+1</w:t>
        </w:r>
      </w:ins>
      <w:ins w:id="1913" w:author="S. Chincholikar and R. Chawla" w:date="2026-10-07T00:00:00Z">
        <w:r>
          <w:rPr/>
          <w:t xml:space="preserve"> </w:t>
        </w:r>
      </w:ins>
      <w:r>
        <w:t xml:space="preserve">macro-severity step</w:t>
      </w:r>
      <w:r>
        <w:t xml:space="preserve"> </w:t>
      </w:r>
      <w:del w:id="1914" w:author="S. Chincholikar and R. Chawla" w:date="2026-10-07T00:00:00Z">
        <w:r>
          <w:rPr/>
          <w:delText xml:space="preserve">(</w:delText>
        </w:r>
      </w:del>
      <w:ins w:id="1915" w:author="S. Chincholikar and R. Chawla" w:date="2026-10-07T00:00:00Z">
        <w:r>
          <w:rPr/>
          <w:t xml:space="preserve">under the</w:t>
        </w:r>
      </w:ins>
      <w:ins w:id="1916" w:author="S. Chincholikar and R. Chawla" w:date="2026-10-07T00:00:00Z">
        <w:r>
          <w:rPr/>
          <w:t xml:space="preserve"> </w:t>
        </w:r>
      </w:ins>
      <w:r>
        <w:t xml:space="preserve">terse framing</w:t>
      </w:r>
      <w:del w:id="1917" w:author="S. Chincholikar and R. Chawla" w:date="2026-10-07T00:00:00Z">
        <w:r>
          <w:rPr/>
          <w:delText xml:space="preserve">);</w:delText>
        </w:r>
      </w:del>
      <w:r>
        <w:t xml:space="preserve"> </w:t>
      </w:r>
      <w:ins w:id="1918" w:author="S. Chincholikar and R. Chawla" w:date="2026-10-07T00:00:00Z">
        <w:r>
          <w:rPr/>
          <w:t xml:space="preserve">, with</w:t>
        </w:r>
      </w:ins>
      <w:ins w:id="1919" w:author="S. Chincholikar and R. Chawla" w:date="2026-10-07T00:00:00Z">
        <w:r>
          <w:rPr/>
          <w:t xml:space="preserve"> </w:t>
        </w:r>
      </w:ins>
      <w:r>
        <w:t xml:space="preserve">firm-clustered bootstrap 95%</w:t>
      </w:r>
      <w:r>
        <w:t xml:space="preserve"> </w:t>
      </w:r>
      <w:del w:id="1920" w:author="S. Chincholikar and R. Chawla" w:date="2026-10-07T00:00:00Z">
        <w:r>
          <w:rPr/>
          <w:delText xml:space="preserve">CIs. Swing</w:delText>
        </w:r>
      </w:del>
      <w:r>
        <w:t xml:space="preserve"> </w:t>
      </w:r>
      <w:ins w:id="1921" w:author="S. Chincholikar and R. Chawla" w:date="2026-10-07T00:00:00Z">
        <w:r>
          <w:rPr/>
          <w:t xml:space="preserve">CI;</w:t>
        </w:r>
      </w:ins>
      <w:ins w:id="1922" w:author="S. Chincholikar and R. Chawla" w:date="2026-10-07T00:00:00Z">
        <w:r>
          <w:rPr/>
          <w:t xml:space="preserve"> </w:t>
        </w:r>
      </w:ins>
      <w:ins w:id="1923" w:author="S. Chincholikar and R. Chawla" w:date="2026-10-07T00:00:00Z">
        <w:r>
          <w:rPr>
            <w:b/>
            <w:bCs/>
          </w:rPr>
          <w:t xml:space="preserve">Swing</w:t>
        </w:r>
      </w:ins>
      <w:r>
        <w:t xml:space="preserve"> </w:t>
      </w:r>
      <w:r>
        <w:t xml:space="preserve">=</w:t>
      </w:r>
      <w:r>
        <w:t xml:space="preserve"> </w:t>
      </w:r>
      <w:ins w:id="1924" w:author="S. Chincholikar and R. Chawla" w:date="2026-10-07T00:00:00Z">
        <w:r>
          <w:rPr/>
          <w:t xml:space="preserve">measured</w:t>
        </w:r>
      </w:ins>
      <w:ins w:id="1925" w:author="S. Chincholikar and R. Chawla" w:date="2026-10-07T00:00:00Z">
        <w:r>
          <w:rPr/>
          <w:t xml:space="preserve"> </w:t>
        </w:r>
      </w:ins>
      <w:r>
        <w:t xml:space="preserve">boom→severe-recession notches</w:t>
      </w:r>
      <w:r>
        <w:t xml:space="preserve"> </w:t>
      </w:r>
      <w:del w:id="1926" w:author="S. Chincholikar and R. Chawla" w:date="2026-10-07T00:00:00Z">
        <w:r>
          <w:rPr/>
          <w:delText xml:space="preserve">. Asymmetry = downside</w:delText>
        </w:r>
      </w:del>
      <w:r>
        <w:t xml:space="preserve"> </w:t>
      </w:r>
      <w:r>
        <w:t xml:space="preserve">(</w:t>
      </w:r>
      <w:del w:id="1927" w:author="S. Chincholikar and R. Chawla" w:date="2026-10-07T00:00:00Z">
        <w:r>
          <w:rPr/>
          <w:delText xml:space="preserve">into recession</w:delText>
        </w:r>
      </w:del>
      <w:ins w:id="1928" w:author="S. Chincholikar and R. Chawla" w:date="2026-10-07T00:00:00Z">
        <w:r>
          <w:rPr/>
          <w:t xml:space="preserve">not 4β: the endpoint ratio runs 3.96–4.39, so the gap carries curvature</w:t>
        </w:r>
      </w:ins>
      <w:r>
        <w:t xml:space="preserve">)</w:t>
      </w:r>
      <w:del w:id="1929" w:author="S. Chincholikar and R. Chawla" w:date="2026-10-07T00:00:00Z">
        <w:r>
          <w:rPr/>
          <w:delText xml:space="preserve">vs</w:delText>
        </w:r>
      </w:del>
      <w:r>
        <w:t xml:space="preserve"> </w:t>
      </w:r>
      <w:ins w:id="1930" w:author="S. Chincholikar and R. Chawla" w:date="2026-10-07T00:00:00Z">
        <w:r>
          <w:rPr/>
          <w:t xml:space="preserve">;</w:t>
        </w:r>
      </w:ins>
      <w:ins w:id="1931" w:author="S. Chincholikar and R. Chawla" w:date="2026-10-07T00:00:00Z">
        <w:r>
          <w:rPr/>
          <w:t xml:space="preserve"> </w:t>
        </w:r>
      </w:ins>
      <w:ins w:id="1932" w:author="S. Chincholikar and R. Chawla" w:date="2026-10-07T00:00:00Z">
        <w:r>
          <w:rPr>
            <w:b/>
            <w:bCs/>
          </w:rPr>
          <w:t xml:space="preserve">D:U</w:t>
        </w:r>
      </w:ins>
      <w:r>
        <w:t xml:space="preserve"> </w:t>
      </w:r>
      <w:ins w:id="1933" w:author="S. Chincholikar and R. Chawla" w:date="2026-10-07T00:00:00Z">
        <w:r>
          <w:rPr/>
          <w:t xml:space="preserve">= downside over</w:t>
        </w:r>
      </w:ins>
      <w:ins w:id="1934" w:author="S. Chincholikar and R. Chawla" w:date="2026-10-07T00:00:00Z">
        <w:r>
          <w:rPr/>
          <w:t xml:space="preserve"> </w:t>
        </w:r>
      </w:ins>
      <w:r>
        <w:t xml:space="preserve">upside</w:t>
      </w:r>
      <w:r>
        <w:t xml:space="preserve"> </w:t>
      </w:r>
      <w:del w:id="1935" w:author="S. Chincholikar and R. Chawla" w:date="2026-10-07T00:00:00Z">
        <w:r>
          <w:rPr/>
          <w:delText xml:space="preserve">(into boom)</w:delText>
        </w:r>
      </w:del>
      <w:r>
        <w:t xml:space="preserve"> </w:t>
      </w:r>
      <w:ins w:id="1936" w:author="S. Chincholikar and R. Chawla" w:date="2026-10-07T00:00:00Z">
        <w:r>
          <w:rPr/>
          <w:t xml:space="preserve">half-slope. Fig. </w:t>
        </w:r>
      </w:ins>
      <w:hyperlink w:anchor="fig:asym">
        <w:ins w:id="1937" w:author="S. Chincholikar and R. Chawla" w:date="2026-10-07T00:00:00Z">
          <w:r>
            <w:rPr>
              <w:rStyle w:val="Hyperlink"/>
            </w:rPr>
            <w:t xml:space="preserve">2</w:t>
          </w:r>
        </w:ins>
      </w:hyperlink>
      <w:ins w:id="1938" w:author="S. Chincholikar and R. Chawla" w:date="2026-10-07T00:00:00Z">
        <w:r>
          <w:rPr/>
          <w:t xml:space="preserve"> </w:t>
        </w:r>
      </w:ins>
      <w:ins w:id="1939" w:author="S. Chincholikar and R. Chawla" w:date="2026-10-07T00:00:00Z">
        <w:r>
          <w:rPr/>
          <w:t xml:space="preserve">plots the two</w:t>
        </w:r>
      </w:ins>
      <w:ins w:id="1940" w:author="S. Chincholikar and R. Chawla" w:date="2026-10-07T00:00:00Z">
        <w:r>
          <w:rPr/>
          <w:t xml:space="preserve"> </w:t>
        </w:r>
      </w:ins>
      <w:r>
        <w:t xml:space="preserve">half-slopes</w:t>
      </w:r>
      <w:r>
        <w:t xml:space="preserve"> </w:t>
      </w:r>
      <w:ins w:id="1941" w:author="S. Chincholikar and R. Chawla" w:date="2026-10-07T00:00:00Z">
        <w:r>
          <w:rPr/>
          <w:t xml:space="preserve">with their intervals</w:t>
        </w:r>
      </w:ins>
      <w:r>
        <w:t xml:space="preserve">.</w:t>
      </w:r>
      <w:r>
        <w:t xml:space="preserve"> </w:t>
      </w:r>
      <w:del w:id="1942" w:author="S. Chincholikar and R. Chawla" w:date="2026-10-07T00:00:00Z">
        <w:r>
          <w:rPr/>
          <w:delText xml:space="preserve">Residual</w:delText>
        </w:r>
      </w:del>
      <w:r>
        <w:t xml:space="preserve"> </w:t>
      </w:r>
      <w:ins w:id="1943" w:author="S. Chincholikar and R. Chawla" w:date="2026-10-07T00:00:00Z">
        <w:r>
          <w:rPr/>
          <w:t xml:space="preserve">The ratio has its own clustered intervals, with lower bounds from 1.23 to 3.06 and upper bounds reaching 8.50. All exclude one, and they overlap across models, so they do not rank them.</w:t>
        </w:r>
      </w:ins>
      <w:ins w:id="1944" w:author="S. Chincholikar and R. Chawla" w:date="2026-10-07T00:00:00Z">
        <w:r>
          <w:rPr/>
          <w:t xml:space="preserve"> </w:t>
        </w:r>
      </w:ins>
      <w:ins w:id="1945" w:author="S. Chincholikar and R. Chawla" w:date="2026-10-07T00:00:00Z">
        <w:r>
          <w:rPr>
            <w:b/>
            <w:bCs/>
          </w:rPr>
          <w:t xml:space="preserve">Resid.</w:t>
        </w:r>
      </w:ins>
      <w:r>
        <w:t xml:space="preserve"> </w:t>
      </w:r>
      <w:ins w:id="1946" w:author="S. Chincholikar and R. Chawla" w:date="2026-10-07T00:00:00Z">
        <w:r>
          <w:rPr/>
          <w:t xml:space="preserve">and</w:t>
        </w:r>
      </w:ins>
      <w:ins w:id="1947" w:author="S. Chincholikar and R. Chawla" w:date="2026-10-07T00:00:00Z">
        <w:r>
          <w:rPr/>
          <w:t xml:space="preserve"> </w:t>
        </w:r>
      </w:ins>
      <w:ins w:id="1948" w:author="S. Chincholikar and R. Chawla" w:date="2026-10-07T00:00:00Z">
        <w:r>
          <w:rPr>
            <w:b/>
            <w:bCs/>
          </w:rPr>
          <w:t xml:space="preserve">PD-ret.</w:t>
        </w:r>
      </w:ins>
      <w:r>
        <w:t xml:space="preserve"> </w:t>
      </w:r>
      <w:r>
        <w:t xml:space="preserve">= β</w:t>
      </w:r>
      <w:r>
        <w:t xml:space="preserve"> </w:t>
      </w:r>
      <w:del w:id="1949" w:author="S. Chincholikar and R. Chawla" w:date="2026-10-07T00:00:00Z">
        <w:r>
          <w:rPr/>
          <w:delText xml:space="preserve">after</w:delText>
        </w:r>
      </w:del>
      <w:r>
        <w:t xml:space="preserve"> </w:t>
      </w:r>
      <w:ins w:id="1950" w:author="S. Chincholikar and R. Chawla" w:date="2026-10-07T00:00:00Z">
        <w:r>
          <w:rPr/>
          <w:t xml:space="preserve">and</w:t>
        </w:r>
      </w:ins>
      <w:ins w:id="1951" w:author="S. Chincholikar and R. Chawla" w:date="2026-10-07T00:00:00Z">
        <w:r>
          <w:rPr/>
          <w:t xml:space="preserve"> </w:t>
        </w:r>
      </w:ins>
      <w:r>
        <w:t xml:space="preserve">the</w:t>
      </w:r>
      <w:r>
        <w:t xml:space="preserve"> </w:t>
      </w:r>
      <w:ins w:id="1952" w:author="S. Chincholikar and R. Chawla" w:date="2026-10-07T00:00:00Z">
        <w:r>
          <w:rPr/>
          <w:t xml:space="preserve">retained fraction of the log-odds PD slope under the</w:t>
        </w:r>
      </w:ins>
      <w:ins w:id="1953" w:author="S. Chincholikar and R. Chawla" w:date="2026-10-07T00:00:00Z">
        <w:r>
          <w:rPr/>
          <w:t xml:space="preserve"> </w:t>
        </w:r>
      </w:ins>
      <w:r>
        <w:t xml:space="preserve">through-the-cycle instruction;</w:t>
      </w:r>
      <w:r>
        <w:t xml:space="preserve"> </w:t>
      </w:r>
      <w:del w:id="1954" w:author="S. Chincholikar and R. Chawla" w:date="2026-10-07T00:00:00Z">
        <w:r>
          <w:rPr/>
          <w:delText xml:space="preserve">PD-ret.</w:delText>
        </w:r>
      </w:del>
      <w:r>
        <w:t xml:space="preserve"> </w:t>
      </w:r>
      <w:ins w:id="1955" w:author="S. Chincholikar and R. Chawla" w:date="2026-10-07T00:00:00Z">
        <w:r>
          <w:rPr>
            <w:b/>
            <w:bCs/>
          </w:rPr>
          <w:t xml:space="preserve">β real</w:t>
        </w:r>
      </w:ins>
      <w:r>
        <w:t xml:space="preserve"> </w:t>
      </w:r>
      <w:r>
        <w:t xml:space="preserve">=</w:t>
      </w:r>
      <w:r>
        <w:t xml:space="preserve"> </w:t>
      </w:r>
      <w:del w:id="1956" w:author="S. Chincholikar and R. Chawla" w:date="2026-10-07T00:00:00Z">
        <w:r>
          <w:rPr/>
          <w:delText xml:space="preserve">PD-slope retention under</w:delText>
        </w:r>
      </w:del>
      <w:r>
        <w:t xml:space="preserve"> </w:t>
      </w:r>
      <w:ins w:id="1957" w:author="S. Chincholikar and R. Chawla" w:date="2026-10-07T00:00:00Z">
        <w:r>
          <w:rPr/>
          <w:t xml:space="preserve">the same coefficient on the real-fundamentals battery and</w:t>
        </w:r>
      </w:ins>
      <w:ins w:id="1958" w:author="S. Chincholikar and R. Chawla" w:date="2026-10-07T00:00:00Z">
        <w:r>
          <w:rPr/>
          <w:t xml:space="preserve"> </w:t>
        </w:r>
      </w:ins>
      <w:ins w:id="1959" w:author="S. Chincholikar and R. Chawla" w:date="2026-10-07T00:00:00Z">
        <w:r>
          <w:rPr>
            <w:b/>
            <w:bCs/>
          </w:rPr>
          <w:t xml:space="preserve">Δβ</w:t>
        </w:r>
      </w:ins>
      <w:r>
        <w:t xml:space="preserve"> </w:t>
      </w:r>
      <w:ins w:id="1960" w:author="S. Chincholikar and R. Chawla" w:date="2026-10-07T00:00:00Z">
        <w:r>
          <w:rPr/>
          <w:t xml:space="preserve">its drift on re-measurement 2.5 months later (blank where the model was not in</w:t>
        </w:r>
      </w:ins>
      <w:ins w:id="1961" w:author="S. Chincholikar and R. Chawla" w:date="2026-10-07T00:00:00Z">
        <w:r>
          <w:rPr/>
          <w:t xml:space="preserve"> </w:t>
        </w:r>
      </w:ins>
      <w:r>
        <w:t xml:space="preserve">that</w:t>
      </w:r>
      <w:r>
        <w:t xml:space="preserve"> </w:t>
      </w:r>
      <w:del w:id="1962" w:author="S. Chincholikar and R. Chawla" w:date="2026-10-07T00:00:00Z">
        <w:r>
          <w:rPr/>
          <w:delText xml:space="preserve">instruction</w:delText>
        </w:r>
      </w:del>
      <w:ins w:id="1963" w:author="S. Chincholikar and R. Chawla" w:date="2026-10-07T00:00:00Z">
        <w:r>
          <w:rPr/>
          <w:t xml:space="preserve">arm)</w:t>
        </w:r>
      </w:ins>
      <w:r>
        <w:t xml:space="preserve">.</w:t>
      </w:r>
      <w:r>
        <w:t xml:space="preserve"> </w:t>
      </w:r>
      <w:ins w:id="1964" w:author="S. Chincholikar and R. Chawla" w:date="2026-10-07T00:00:00Z">
        <w:r>
          <w:rPr>
            <w:b/>
            <w:bCs/>
          </w:rPr>
          <w:t xml:space="preserve">Panel B</w:t>
        </w:r>
      </w:ins>
      <w:ins w:id="1965" w:author="S. Chincholikar and R. Chawla" w:date="2026-10-07T00:00:00Z">
        <w:r>
          <w:rPr/>
          <w:t xml:space="preserve">: one macro indicator moved across the same -2…+2 range with the other four held neutral, so each column is comparable to β above; Σ/β sums the five and divides by the joint slope, below one meaning the indicators reinforce one another. ^†interval includes zero.</w:t>
        </w:r>
      </w:ins>
    </w:p>
    <w:tbl>
      <w:tblPr>
        <w:tblStyle w:val="Table"/>
        <w:tblW w:type="auto" w:w="0"/>
        <w:tblLook w:firstRow="1" w:lastRow="0" w:firstColumn="0" w:lastColumn="0" w:noHBand="0" w:noVBand="0" w:val="0020"/>
        <w:tblCaption w:val="Per-model rating results. Panel A: procyclicality on byte-identical fundamentals. β = notches of downgrade per +1 +1 macro-severity step (under the terse framing); , with firm-clustered bootstrap 95% CIs. Swing CI; Swing = measured boom→severe-recession notches . Asymmetry = downside (into recessionnot 4β: the endpoint ratio runs 3.96–4.39, so the gap carries curvature)vs ; D:U = downside over upside (into boom) half-slope. Fig. 2 plots the two half-slopes with their intervals. Residual The ratio has its own clustered intervals, with lower bounds from 1.23 to 3.06 and upper bounds reaching 8.50. All exclude one, and they overlap across models, so they do not rank them. Resid. and PD-ret. = β after and the retained fraction of the log-odds PD slope under the through-the-cycle instruction; PD-ret. β real = PD-slope retention under the same coefficient on the real-fundamentals battery and Δβ its drift on re-measurement 2.5 months later (blank where the model was not in that instructionarm). Panel B: one macro indicator moved across the same -2…+2 range with the other four held neutral, so each column is comparable to β above; Σ/β sums the five and divides by the joint slope, below one meaning the indicators reinforce one another. ^†interval includes zero."/>
      </w:tblPr>
      <w:tblGrid>
        <w:gridCol w:w="990"/>
        <w:gridCol w:w="990"/>
        <w:gridCol w:w="990"/>
        <w:gridCol w:w="990"/>
        <w:gridCol w:w="990"/>
        <w:gridCol w:w="990"/>
        <w:gridCol w:w="990"/>
        <w:gridCol w:w="990"/>
      </w:tblGrid>
      <w:tr>
        <w:trPr>
          <w:tblHeader w:val="on"/>
        </w:trPr>
        <w:tc>
          <w:tcPr>
            <w:gridSpan w:val="8"/>
          </w:tcPr>
          <w:p>
            <w:pPr>
              <w:pStyle w:val="Compact"/>
              <w:jc w:val="left"/>
            </w:pPr>
            <w:r>
              <w:rPr>
                <w:i/>
                <w:iCs/>
              </w:rPr>
              <w:t xml:space="preserve">Panel A: procyclicality, through-the-cycle response, and revision arms</w:t>
            </w:r>
          </w:p>
        </w:tc>
      </w:tr>
      <w:tr>
        <w:tc>
          <w:tcPr/>
          <w:p>
            <w:pPr>
              <w:pStyle w:val="Compact"/>
              <w:jc w:val="left"/>
            </w:pPr>
            <w:r>
              <w:t xml:space="preserve">Model</w:t>
            </w:r>
          </w:p>
        </w:tc>
        <w:tc>
          <w:tcPr/>
          <w:p>
            <w:pPr>
              <w:pStyle w:val="Compact"/>
            </w:pPr>
          </w:p>
        </w:tc>
        <w:tc>
          <w:tcPr/>
          <w:p>
            <w:pPr>
              <w:pStyle w:val="Compact"/>
              <w:jc w:val="right"/>
            </w:pPr>
            <w:r>
              <w:t xml:space="preserve">Swing</w:t>
            </w:r>
          </w:p>
        </w:tc>
        <w:tc>
          <w:tcPr/>
          <w:p>
            <w:pPr>
              <w:pStyle w:val="Compact"/>
              <w:jc w:val="right"/>
            </w:pPr>
            <w:r>
              <w:t xml:space="preserve">D:U</w:t>
            </w:r>
          </w:p>
        </w:tc>
        <w:tc>
          <w:tcPr/>
          <w:p>
            <w:pPr>
              <w:pStyle w:val="Compact"/>
            </w:pPr>
          </w:p>
        </w:tc>
        <w:tc>
          <w:tcPr/>
          <w:p>
            <w:pPr>
              <w:pStyle w:val="Compact"/>
              <w:jc w:val="right"/>
            </w:pPr>
            <w:r>
              <w:t xml:space="preserve">PD-ret.</w:t>
            </w:r>
          </w:p>
        </w:tc>
        <w:tc>
          <w:tcPr/>
          <w:p>
            <w:pPr>
              <w:pStyle w:val="Compact"/>
            </w:pPr>
          </w:p>
        </w:tc>
        <w:tc>
          <w:tcPr/>
          <w:p>
            <w:pPr>
              <w:pStyle w:val="Compact"/>
            </w:pPr>
          </w:p>
        </w:tc>
      </w:tr>
      <w:tr>
        <w:tc>
          <w:tcPr/>
          <w:p>
            <w:pPr>
              <w:pStyle w:val="Compact"/>
              <w:jc w:val="left"/>
            </w:pPr>
            <w:r>
              <w:t xml:space="preserve">Gemini Pro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GPT-6 Astra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Gemini Flash</w:t>
            </w:r>
          </w:p>
        </w:tc>
        <w:tc>
          <w:tcPr/>
          <w:p>
            <w:pPr>
              <w:pStyle w:val="Compact"/>
            </w:pPr>
          </w:p>
        </w:tc>
        <w:tc>
          <w:tcPr/>
          <w:p>
            <w:pPr>
              <w:pStyle w:val="Compact"/>
              <w:jc w:val="right"/>
            </w:pPr>
            <w:r>
              <w:t xml:space="preserve">0.96</w:t>
            </w:r>
          </w:p>
        </w:tc>
        <w:tc>
          <w:tcPr/>
          <w:p>
            <w:pPr>
              <w:pStyle w:val="Compact"/>
              <w:jc w:val="right"/>
            </w:pPr>
            <w:r>
              <w:t xml:space="preserve">4.0</w:t>
            </w:r>
          </w:p>
        </w:tc>
        <w:tc>
          <w:tcPr/>
          <w:p>
            <w:pPr>
              <w:pStyle w:val="Compact"/>
            </w:pPr>
          </w:p>
        </w:tc>
        <w:tc>
          <w:tcPr/>
          <w:p>
            <w:pPr>
              <w:pStyle w:val="Compact"/>
              <w:jc w:val="right"/>
            </w:pPr>
            <w:r>
              <w:t xml:space="preserve">0.22</w:t>
            </w:r>
          </w:p>
        </w:tc>
        <w:tc>
          <w:tcPr/>
          <w:p>
            <w:pPr>
              <w:pStyle w:val="Compact"/>
            </w:pPr>
          </w:p>
        </w:tc>
        <w:tc>
          <w:tcPr/>
          <w:p>
            <w:pPr>
              <w:pStyle w:val="Compact"/>
            </w:pPr>
          </w:p>
        </w:tc>
      </w:tr>
      <w:tr>
        <w:tc>
          <w:tcPr/>
          <w:p>
            <w:pPr>
              <w:pStyle w:val="Compact"/>
              <w:jc w:val="left"/>
            </w:pPr>
            <w:r>
              <w:t xml:space="preserve">Gemini Flash-Lite</w:t>
            </w:r>
          </w:p>
        </w:tc>
        <w:tc>
          <w:tcPr/>
          <w:p>
            <w:pPr>
              <w:pStyle w:val="Compact"/>
            </w:pPr>
          </w:p>
        </w:tc>
        <w:tc>
          <w:tcPr/>
          <w:p>
            <w:pPr>
              <w:pStyle w:val="Compact"/>
              <w:jc w:val="right"/>
            </w:pPr>
            <w:r>
              <w:t xml:space="preserve">1.15</w:t>
            </w:r>
          </w:p>
        </w:tc>
        <w:tc>
          <w:tcPr/>
          <w:p>
            <w:pPr>
              <w:pStyle w:val="Compact"/>
              <w:jc w:val="right"/>
            </w:pPr>
            <w:r>
              <w:t xml:space="preserve">3.6</w:t>
            </w:r>
          </w:p>
        </w:tc>
        <w:tc>
          <w:tcPr/>
          <w:p>
            <w:pPr>
              <w:pStyle w:val="Compact"/>
            </w:pPr>
          </w:p>
        </w:tc>
        <w:tc>
          <w:tcPr/>
          <w:p>
            <w:pPr>
              <w:pStyle w:val="Compact"/>
              <w:jc w:val="right"/>
            </w:pPr>
            <w:r>
              <w:t xml:space="preserve">0.34</w:t>
            </w:r>
          </w:p>
        </w:tc>
        <w:tc>
          <w:tcPr/>
          <w:p>
            <w:pPr>
              <w:pStyle w:val="Compact"/>
            </w:pPr>
          </w:p>
        </w:tc>
        <w:tc>
          <w:tcPr/>
          <w:p>
            <w:pPr>
              <w:pStyle w:val="Compact"/>
            </w:pPr>
          </w:p>
        </w:tc>
      </w:tr>
      <w:tr>
        <w:tc>
          <w:tcPr/>
          <w:p>
            <w:pPr>
              <w:pStyle w:val="Compact"/>
              <w:jc w:val="left"/>
            </w:pPr>
            <w:r>
              <w:t xml:space="preserve">GPT-4o</w:t>
            </w:r>
          </w:p>
        </w:tc>
        <w:tc>
          <w:tcPr/>
          <w:p>
            <w:pPr>
              <w:pStyle w:val="Compact"/>
            </w:pPr>
          </w:p>
        </w:tc>
        <w:tc>
          <w:tcPr/>
          <w:p>
            <w:pPr>
              <w:pStyle w:val="Compact"/>
              <w:jc w:val="right"/>
            </w:pPr>
            <w:r>
              <w:t xml:space="preserve">1.55</w:t>
            </w:r>
          </w:p>
        </w:tc>
        <w:tc>
          <w:tcPr/>
          <w:p>
            <w:pPr>
              <w:pStyle w:val="Compact"/>
              <w:jc w:val="right"/>
            </w:pPr>
            <w:r>
              <w:t xml:space="preserve">3.3</w:t>
            </w:r>
          </w:p>
        </w:tc>
        <w:tc>
          <w:tcPr/>
          <w:p>
            <w:pPr>
              <w:pStyle w:val="Compact"/>
            </w:pPr>
          </w:p>
        </w:tc>
        <w:tc>
          <w:tcPr/>
          <w:p>
            <w:pPr>
              <w:pStyle w:val="Compact"/>
              <w:jc w:val="right"/>
            </w:pPr>
            <w:r>
              <w:t xml:space="preserve">0.52</w:t>
            </w:r>
          </w:p>
        </w:tc>
        <w:tc>
          <w:tcPr/>
          <w:p>
            <w:pPr>
              <w:pStyle w:val="Compact"/>
            </w:pPr>
          </w:p>
        </w:tc>
        <w:tc>
          <w:tcPr/>
          <w:p>
            <w:pPr>
              <w:pStyle w:val="Compact"/>
            </w:pPr>
          </w:p>
        </w:tc>
      </w:tr>
      <w:tr>
        <w:tc>
          <w:tcPr/>
          <w:p>
            <w:pPr>
              <w:pStyle w:val="Compact"/>
              <w:jc w:val="left"/>
            </w:pPr>
            <w:r>
              <w:t xml:space="preserve">GPT-4.1-mini</w:t>
            </w:r>
          </w:p>
        </w:tc>
        <w:tc>
          <w:tcPr/>
          <w:p>
            <w:pPr>
              <w:pStyle w:val="Compact"/>
            </w:pPr>
          </w:p>
        </w:tc>
        <w:tc>
          <w:tcPr/>
          <w:p>
            <w:pPr>
              <w:pStyle w:val="Compact"/>
              <w:jc w:val="right"/>
            </w:pPr>
            <w:r>
              <w:t xml:space="preserve">1.94</w:t>
            </w:r>
          </w:p>
        </w:tc>
        <w:tc>
          <w:tcPr/>
          <w:p>
            <w:pPr>
              <w:pStyle w:val="Compact"/>
              <w:jc w:val="right"/>
            </w:pPr>
            <w:r>
              <w:t xml:space="preserve">3.9</w:t>
            </w:r>
          </w:p>
        </w:tc>
        <w:tc>
          <w:tcPr/>
          <w:p>
            <w:pPr>
              <w:pStyle w:val="Compact"/>
            </w:pPr>
          </w:p>
        </w:tc>
        <w:tc>
          <w:tcPr/>
          <w:p>
            <w:pPr>
              <w:pStyle w:val="Compact"/>
              <w:jc w:val="right"/>
            </w:pPr>
            <w:r>
              <w:t xml:space="preserve">0.24</w:t>
            </w:r>
          </w:p>
        </w:tc>
        <w:tc>
          <w:tcPr/>
          <w:p>
            <w:pPr>
              <w:pStyle w:val="Compact"/>
            </w:pPr>
          </w:p>
        </w:tc>
        <w:tc>
          <w:tcPr/>
          <w:p>
            <w:pPr>
              <w:pStyle w:val="Compact"/>
            </w:pPr>
          </w:p>
        </w:tc>
      </w:tr>
      <w:tr>
        <w:tc>
          <w:tcPr/>
          <w:p>
            <w:pPr>
              <w:pStyle w:val="Compact"/>
              <w:jc w:val="left"/>
            </w:pPr>
            <w:r>
              <w:t xml:space="preserve">GPT-4o-mini</w:t>
            </w:r>
          </w:p>
        </w:tc>
        <w:tc>
          <w:tcPr/>
          <w:p>
            <w:pPr>
              <w:pStyle w:val="Compact"/>
            </w:pPr>
          </w:p>
        </w:tc>
        <w:tc>
          <w:tcPr/>
          <w:p>
            <w:pPr>
              <w:pStyle w:val="Compact"/>
              <w:jc w:val="right"/>
            </w:pPr>
            <w:r>
              <w:t xml:space="preserve">3.18</w:t>
            </w:r>
          </w:p>
        </w:tc>
        <w:tc>
          <w:tcPr/>
          <w:p>
            <w:pPr>
              <w:pStyle w:val="Compact"/>
              <w:jc w:val="right"/>
            </w:pPr>
            <w:r>
              <w:t xml:space="preserve">2.6</w:t>
            </w:r>
          </w:p>
        </w:tc>
        <w:tc>
          <w:tcPr/>
          <w:p>
            <w:pPr>
              <w:pStyle w:val="Compact"/>
            </w:pPr>
          </w:p>
        </w:tc>
        <w:tc>
          <w:tcPr/>
          <w:p>
            <w:pPr>
              <w:pStyle w:val="Compact"/>
              <w:jc w:val="right"/>
            </w:pPr>
            <w:r>
              <w:t xml:space="preserve">0.59</w:t>
            </w:r>
          </w:p>
        </w:tc>
        <w:tc>
          <w:tcPr/>
          <w:p>
            <w:pPr>
              <w:pStyle w:val="Compact"/>
            </w:pPr>
          </w:p>
        </w:tc>
        <w:tc>
          <w:tcPr/>
          <w:p>
            <w:pPr>
              <w:pStyle w:val="Compact"/>
            </w:pPr>
          </w:p>
        </w:tc>
      </w:tr>
      <w:tr>
        <w:tc>
          <w:tcPr>
            <w:gridSpan w:val="8"/>
          </w:tcPr>
          <w:p>
            <w:pPr>
              <w:pStyle w:val="Compact"/>
              <w:jc w:val="left"/>
            </w:pPr>
            <w:r>
              <w:rPr>
                <w:i/>
                <w:iCs/>
              </w:rPr>
              <w:t xml:space="preserve">Panel B: macro-factor decomposition (one indicator at a time)</w:t>
            </w:r>
          </w:p>
        </w:tc>
      </w:tr>
      <w:tr>
        <w:tc>
          <w:tcPr/>
          <w:p>
            <w:pPr>
              <w:pStyle w:val="Compact"/>
              <w:jc w:val="left"/>
            </w:pPr>
            <w:r>
              <w:t xml:space="preserve">Model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GPT-4o-mini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GPT-4o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Gemini Flash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GPT-6 Astra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
    <w:p/>
    <w:bookmarkStart w:id="18" w:name="tab:gradient"/>
    <w:p>
      <w:pPr>
        <w:pStyle w:val="TableCaption"/>
      </w:pPr>
      <w:r>
        <w:t xml:space="preserve">Pooled procyclicality by prompt framing</w:t>
      </w:r>
      <w:del w:id="1966" w:author="S. Chincholikar and R. Chawla" w:date="2026-10-07T00:00:00Z">
        <w:r>
          <w:rPr/>
          <w:delText xml:space="preserve">(across five models)</w:delText>
        </w:r>
      </w:del>
      <w:r>
        <w:t xml:space="preserve">, notches per severity step with firm-clustered bootstrap 95% CIs.</w:t>
      </w:r>
      <w:r>
        <w:t xml:space="preserve"> </w:t>
      </w:r>
      <w:ins w:id="1967" w:author="S. Chincholikar and R. Chawla" w:date="2026-10-07T00:00:00Z">
        <w:r>
          <w:rPr/>
          <w:t xml:space="preserve">Pooled across the five non-frontier models, whose four framings form the original confirmatory grid; the two frontier models’ framing gradients are reported in the replication archive because their arms were added in revision.</w:t>
        </w:r>
      </w:ins>
    </w:p>
    <w:tbl>
      <w:tblPr>
        <w:tblStyle w:val="Table"/>
        <w:tblW w:type="auto" w:w="0"/>
        <w:tblLook w:firstRow="1" w:lastRow="0" w:firstColumn="0" w:lastColumn="0" w:noHBand="0" w:noVBand="0" w:val="0020"/>
        <w:tblCaption w:val="Pooled procyclicality by prompt framing(across five models), notches per severity step with firm-clustered bootstrap 95% CIs. Pooled across the five non-frontier models, whose four framings form the original confirmatory grid; the two frontier models’ framing gradients are reported in the replication archive because their arms were added in revision."/>
      </w:tblPr>
      <w:tblGrid>
        <w:gridCol w:w="1980"/>
        <w:gridCol w:w="1980"/>
        <w:gridCol w:w="1980"/>
        <w:gridCol w:w="1980"/>
      </w:tblGrid>
      <w:tr>
        <w:trPr>
          <w:tblHeader w:val="on"/>
        </w:trPr>
        <w:tc>
          <w:tcPr/>
          <w:p>
            <w:pPr>
              <w:pStyle w:val="Compact"/>
              <w:jc w:val="left"/>
            </w:pPr>
            <w:r>
              <w:t xml:space="preserve">Framing</w:t>
            </w:r>
          </w:p>
        </w:tc>
        <w:tc>
          <w:tcPr/>
          <w:p>
            <w:pPr>
              <w:pStyle w:val="Compact"/>
              <w:jc w:val="right"/>
            </w:pPr>
            <w:r>
              <w:t xml:space="preserve">Pooled β</w:t>
            </w:r>
          </w:p>
        </w:tc>
        <w:tc>
          <w:tcPr/>
          <w:p>
            <w:pPr>
              <w:pStyle w:val="Compact"/>
              <w:jc w:val="right"/>
            </w:pPr>
            <w:r>
              <w:t xml:space="preserve">95% CI</w:t>
            </w:r>
          </w:p>
        </w:tc>
        <w:tc>
          <w:tcPr/>
          <w:p>
            <w:pPr>
              <w:pStyle w:val="Compact"/>
              <w:jc w:val="right"/>
            </w:pPr>
            <w:r>
              <w:t xml:space="preserve">Excl. 0</w:t>
            </w:r>
          </w:p>
        </w:tc>
      </w:tr>
      <w:tr>
        <w:tc>
          <w:tcPr/>
          <w:p>
            <w:pPr>
              <w:pStyle w:val="Compact"/>
              <w:jc w:val="left"/>
            </w:pPr>
            <w:r>
              <w:t xml:space="preserve">Point-in-time</w:t>
            </w:r>
          </w:p>
        </w:tc>
        <w:tc>
          <w:tcPr/>
          <w:p>
            <w:pPr>
              <w:pStyle w:val="Compact"/>
              <w:jc w:val="right"/>
            </w:pPr>
            <w:r>
              <w:t xml:space="preserve">0.516</w:t>
            </w:r>
          </w:p>
        </w:tc>
        <w:tc>
          <w:tcPr/>
          <w:p>
            <w:pPr>
              <w:pStyle w:val="Compact"/>
              <w:jc w:val="right"/>
            </w:pPr>
            <w:r>
              <w:t xml:space="preserve">[0.49, 0.54]</w:t>
            </w:r>
          </w:p>
        </w:tc>
        <w:tc>
          <w:tcPr/>
          <w:p>
            <w:pPr>
              <w:pStyle w:val="Compact"/>
              <w:jc w:val="right"/>
            </w:pPr>
            <w:r>
              <w:t xml:space="preserve"> </w:t>
            </w:r>
          </w:p>
        </w:tc>
      </w:tr>
      <w:tr>
        <w:tc>
          <w:tcPr/>
          <w:p>
            <w:pPr>
              <w:pStyle w:val="Compact"/>
              <w:jc w:val="left"/>
            </w:pPr>
            <w:r>
              <w:t xml:space="preserve">Terse</w:t>
            </w:r>
          </w:p>
        </w:tc>
        <w:tc>
          <w:tcPr/>
          <w:p>
            <w:pPr>
              <w:pStyle w:val="Compact"/>
              <w:jc w:val="right"/>
            </w:pPr>
            <w:r>
              <w:t xml:space="preserve">0.429</w:t>
            </w:r>
          </w:p>
        </w:tc>
        <w:tc>
          <w:tcPr/>
          <w:p>
            <w:pPr>
              <w:pStyle w:val="Compact"/>
              <w:jc w:val="right"/>
            </w:pPr>
            <w:r>
              <w:t xml:space="preserve">[0.41, 0.45]</w:t>
            </w:r>
          </w:p>
        </w:tc>
        <w:tc>
          <w:tcPr/>
          <w:p>
            <w:pPr>
              <w:pStyle w:val="Compact"/>
              <w:jc w:val="right"/>
            </w:pPr>
            <w:r>
              <w:t xml:space="preserve"> </w:t>
            </w:r>
          </w:p>
        </w:tc>
      </w:tr>
      <w:tr>
        <w:tc>
          <w:tcPr/>
          <w:p>
            <w:pPr>
              <w:pStyle w:val="Compact"/>
              <w:jc w:val="left"/>
            </w:pPr>
            <w:r>
              <w:t xml:space="preserve">"Be stable"</w:t>
            </w:r>
          </w:p>
        </w:tc>
        <w:tc>
          <w:tcPr/>
          <w:p>
            <w:pPr>
              <w:pStyle w:val="Compact"/>
              <w:jc w:val="right"/>
            </w:pPr>
            <w:r>
              <w:t xml:space="preserve">0.329</w:t>
            </w:r>
          </w:p>
        </w:tc>
        <w:tc>
          <w:tcPr/>
          <w:p>
            <w:pPr>
              <w:pStyle w:val="Compact"/>
              <w:jc w:val="right"/>
            </w:pPr>
            <w:r>
              <w:t xml:space="preserve">[0.30, 0.35]</w:t>
            </w:r>
          </w:p>
        </w:tc>
        <w:tc>
          <w:tcPr/>
          <w:p>
            <w:pPr>
              <w:pStyle w:val="Compact"/>
              <w:jc w:val="right"/>
            </w:pPr>
            <w:r>
              <w:t xml:space="preserve"> </w:t>
            </w:r>
          </w:p>
        </w:tc>
      </w:tr>
      <w:tr>
        <w:tc>
          <w:tcPr/>
          <w:p>
            <w:pPr>
              <w:pStyle w:val="Compact"/>
              <w:jc w:val="left"/>
            </w:pPr>
            <w:r>
              <w:t xml:space="preserve">Through-the-cycle</w:t>
            </w:r>
          </w:p>
        </w:tc>
        <w:tc>
          <w:tcPr/>
          <w:p>
            <w:pPr>
              <w:pStyle w:val="Compact"/>
              <w:jc w:val="right"/>
            </w:pPr>
            <w:r>
              <w:t xml:space="preserve">0.160</w:t>
            </w:r>
          </w:p>
        </w:tc>
        <w:tc>
          <w:tcPr/>
          <w:p>
            <w:pPr>
              <w:pStyle w:val="Compact"/>
              <w:jc w:val="right"/>
            </w:pPr>
            <w:r>
              <w:t xml:space="preserve">[0.14, 0.18]</w:t>
            </w:r>
          </w:p>
        </w:tc>
        <w:tc>
          <w:tcPr/>
          <w:p>
            <w:pPr>
              <w:pStyle w:val="Compact"/>
              <w:jc w:val="right"/>
            </w:pPr>
            <w:r>
              <w:t xml:space="preserve"> </w:t>
            </w:r>
          </w:p>
        </w:tc>
      </w:tr>
    </w:tbl>
    <w:bookmarkEnd w:id="18"/>
    <w:bookmarkStart w:id="22" w:name="fig:main"/>
    <w:p>
      <w:pPr>
        <w:pStyle w:val="CaptionedFigure"/>
      </w:pPr>
      <w:r>
        <w:drawing>
          <wp:inline>
            <wp:extent cx="5334000" cy="2143210"/>
            <wp:effectExtent b="0" l="0" r="0" t="0"/>
            <wp:docPr descr="" title="" id="20" name="Picture"/>
            <a:graphic>
              <a:graphicData uri="http://schemas.openxmlformats.org/drawingml/2006/picture">
                <pic:pic>
                  <pic:nvPicPr>
                    <pic:cNvPr descr="Figure_1.pdf" id="21" name="Picture"/>
                    <pic:cNvPicPr>
                      <a:picLocks noChangeArrowheads="1" noChangeAspect="1"/>
                    </pic:cNvPicPr>
                  </pic:nvPicPr>
                  <pic:blipFill>
                    <a:blip r:embed="rId19"/>
                    <a:stretch>
                      <a:fillRect/>
                    </a:stretch>
                  </pic:blipFill>
                  <pic:spPr bwMode="auto">
                    <a:xfrm>
                      <a:off x="0" y="0"/>
                      <a:ext cx="5334000" cy="2143210"/>
                    </a:xfrm>
                    <a:prstGeom prst="rect">
                      <a:avLst/>
                    </a:prstGeom>
                    <a:noFill/>
                    <a:ln w="9525">
                      <a:noFill/>
                      <a:headEnd/>
                      <a:tailEnd/>
                    </a:ln>
                  </pic:spPr>
                </pic:pic>
              </a:graphicData>
            </a:graphic>
          </wp:inline>
        </w:drawing>
      </w:r>
    </w:p>
    <w:p>
      <w:pPr>
        <w:pStyle w:val="ImageCaption"/>
      </w:pPr>
      <w:r>
        <w:t xml:space="preserve">(a) Per-model procyclicality β under the terse framing</w:t>
      </w:r>
      <w:ins w:id="1968" w:author="S. Chincholikar and R. Chawla" w:date="2026-10-07T00:00:00Z">
        <w:r>
          <w:rPr/>
          <w:t xml:space="preserve">, all seven models,</w:t>
        </w:r>
      </w:ins>
      <w:ins w:id="1969" w:author="S. Chincholikar and R. Chawla" w:date="2026-10-07T00:00:00Z">
        <w:r>
          <w:rPr/>
          <w:t xml:space="preserve"> </w:t>
        </w:r>
      </w:ins>
      <w:r>
        <w:t xml:space="preserve">with 95%</w:t>
      </w:r>
      <w:r>
        <w:t xml:space="preserve"> </w:t>
      </w:r>
      <w:ins w:id="1970" w:author="S. Chincholikar and R. Chawla" w:date="2026-10-07T00:00:00Z">
        <w:r>
          <w:rPr/>
          <w:t xml:space="preserve">firm-clustered bootstrap</w:t>
        </w:r>
      </w:ins>
      <w:ins w:id="1971" w:author="S. Chincholikar and R. Chawla" w:date="2026-10-07T00:00:00Z">
        <w:r>
          <w:rPr/>
          <w:t xml:space="preserve"> </w:t>
        </w:r>
      </w:ins>
      <w:r>
        <w:t xml:space="preserve">CIs</w:t>
      </w:r>
      <w:del w:id="1972" w:author="S. Chincholikar and R. Chawla" w:date="2026-10-07T00:00:00Z">
        <w:r>
          <w:rPr/>
          <w:delText xml:space="preserve">; the</w:delText>
        </w:r>
      </w:del>
      <w:r>
        <w:t xml:space="preserve"> </w:t>
      </w:r>
      <w:ins w:id="1973" w:author="S. Chincholikar and R. Chawla" w:date="2026-10-07T00:00:00Z">
        <w:r>
          <w:rPr/>
          <w:t xml:space="preserve">. The</w:t>
        </w:r>
      </w:ins>
      <w:ins w:id="1974" w:author="S. Chincholikar and R. Chawla" w:date="2026-10-07T00:00:00Z">
        <w:r>
          <w:rPr/>
          <w:t xml:space="preserve"> </w:t>
        </w:r>
      </w:ins>
      <w:r>
        <w:t xml:space="preserve">dashed line marks the through-the-cycle null (β=0).</w:t>
      </w:r>
      <w:r>
        <w:t xml:space="preserve"> </w:t>
      </w:r>
      <w:r>
        <w:t xml:space="preserve">(b) Pooled β across the four prompt framings (point-in-time → terse →</w:t>
      </w:r>
      <w:r>
        <w:t xml:space="preserve"> </w:t>
      </w:r>
      <w:r>
        <w:t xml:space="preserve">“be stable”</w:t>
      </w:r>
      <w:r>
        <w:t xml:space="preserve"> </w:t>
      </w:r>
      <w:r>
        <w:t xml:space="preserve">→ through-the-cycle) with 95% CIs</w:t>
      </w:r>
      <w:ins w:id="1975" w:author="S. Chincholikar and R. Chawla" w:date="2026-10-07T00:00:00Z">
        <w:r>
          <w:rPr/>
          <w:t xml:space="preserve">, pooled across the five original non-frontier models as in Table </w:t>
        </w:r>
      </w:ins>
      <w:hyperlink w:anchor="tab:gradient">
        <w:ins w:id="1976" w:author="S. Chincholikar and R. Chawla" w:date="2026-10-07T00:00:00Z">
          <w:r>
            <w:rPr>
              <w:rStyle w:val="Hyperlink"/>
            </w:rPr>
            <w:t xml:space="preserve">2</w:t>
          </w:r>
        </w:ins>
      </w:hyperlink>
      <w:r>
        <w:t xml:space="preserve">.</w:t>
      </w:r>
      <w:r>
        <w:t xml:space="preserve"> </w:t>
      </w:r>
      <w:ins w:id="1977" w:author="S. Chincholikar and R. Chawla" w:date="2026-10-07T00:00:00Z">
        <w:r>
          <w:rPr/>
          <w:t xml:space="preserve">The two frontier arms enter panel (a) and the per-model tables.</w:t>
        </w:r>
      </w:ins>
    </w:p>
    <w:bookmarkEnd w:id="22"/>
    <w:bookmarkStart w:id="26" w:name="fig:asym"/>
    <w:p>
      <w:pPr>
        <w:pStyle w:val="CaptionedFigure"/>
      </w:pPr>
      <w:r>
        <w:drawing>
          <wp:inline>
            <wp:extent cx="4533900" cy="2106930"/>
            <wp:effectExtent b="0" l="0" r="0" t="0"/>
            <wp:docPr descr="" title="" id="24" name="Picture"/>
            <a:graphic>
              <a:graphicData uri="http://schemas.openxmlformats.org/drawingml/2006/picture">
                <pic:pic>
                  <pic:nvPicPr>
                    <pic:cNvPr descr="Figure_2.pdf" id="25" name="Picture"/>
                    <pic:cNvPicPr>
                      <a:picLocks noChangeArrowheads="1" noChangeAspect="1"/>
                    </pic:cNvPicPr>
                  </pic:nvPicPr>
                  <pic:blipFill>
                    <a:blip r:embed="rId23"/>
                    <a:stretch>
                      <a:fillRect/>
                    </a:stretch>
                  </pic:blipFill>
                  <pic:spPr bwMode="auto">
                    <a:xfrm>
                      <a:off x="0" y="0"/>
                      <a:ext cx="4533900" cy="2106930"/>
                    </a:xfrm>
                    <a:prstGeom prst="rect">
                      <a:avLst/>
                    </a:prstGeom>
                    <a:noFill/>
                    <a:ln w="9525">
                      <a:noFill/>
                      <a:headEnd/>
                      <a:tailEnd/>
                    </a:ln>
                  </pic:spPr>
                </pic:pic>
              </a:graphicData>
            </a:graphic>
          </wp:inline>
        </w:drawing>
      </w:r>
    </w:p>
    <w:p>
      <w:pPr>
        <w:pStyle w:val="ImageCaption"/>
      </w:pPr>
      <w:r>
        <w:t xml:space="preserve">Asymmetry: per-model downside half-slope (neutral→severe recession) versus upside</w:t>
      </w:r>
      <w:r>
        <w:t xml:space="preserve"> </w:t>
      </w:r>
      <w:r>
        <w:t xml:space="preserve">half-slope (boom→neutral), terse framing</w:t>
      </w:r>
      <w:ins w:id="1978" w:author="S. Chincholikar and R. Chawla" w:date="2026-10-07T00:00:00Z">
        <w:r>
          <w:rPr/>
          <w:t xml:space="preserve">, with 95% firm-clustered bootstrap confidence</w:t>
        </w:r>
      </w:ins>
      <w:ins w:id="1979" w:author="S. Chincholikar and R. Chawla" w:date="2026-10-07T00:00:00Z">
        <w:r>
          <w:rPr/>
          <w:t xml:space="preserve"> </w:t>
        </w:r>
      </w:ins>
      <w:ins w:id="1980" w:author="S. Chincholikar and R. Chawla" w:date="2026-10-07T00:00:00Z">
        <w:r>
          <w:rPr/>
          <w:t xml:space="preserve">intervals</w:t>
        </w:r>
      </w:ins>
      <w:r>
        <w:t xml:space="preserve">. Every model downgrades</w:t>
      </w:r>
      <w:r>
        <w:t xml:space="preserve"> </w:t>
      </w:r>
      <w:del w:id="1981" w:author="S. Chincholikar and R. Chawla" w:date="2026-10-07T00:00:00Z">
        <w:r>
          <w:rPr/>
          <w:delText xml:space="preserve">far</w:delText>
        </w:r>
      </w:del>
      <w:r>
        <w:t xml:space="preserve"> </w:t>
      </w:r>
      <w:r>
        <w:t xml:space="preserve">faster into recessions than it upgrades into booms</w:t>
      </w:r>
      <w:ins w:id="1982" w:author="S. Chincholikar and R. Chawla" w:date="2026-10-07T00:00:00Z">
        <w:r>
          <w:rPr/>
          <w:t xml:space="preserve">, and every</w:t>
        </w:r>
      </w:ins>
      <w:ins w:id="1983" w:author="S. Chincholikar and R. Chawla" w:date="2026-10-07T00:00:00Z">
        <w:r>
          <w:rPr/>
          <w:t xml:space="preserve"> </w:t>
        </w:r>
      </w:ins>
      <w:ins w:id="1984" w:author="S. Chincholikar and R. Chawla" w:date="2026-10-07T00:00:00Z">
        <w:r>
          <w:rPr/>
          <w:t xml:space="preserve">downside-to-upside ratio interval excludes 1</w:t>
        </w:r>
      </w:ins>
      <w:r>
        <w:t xml:space="preserve">.</w:t>
      </w:r>
      <w:r>
        <w:t xml:space="preserve"> </w:t>
      </w:r>
      <w:ins w:id="1985" w:author="S. Chincholikar and R. Chawla" w:date="2026-10-07T00:00:00Z">
        <w:r>
          <w:rPr/>
          <w:t xml:space="preserve">The ratio intervals are wide because the upside</w:t>
        </w:r>
      </w:ins>
      <w:ins w:id="1986" w:author="S. Chincholikar and R. Chawla" w:date="2026-10-07T00:00:00Z">
        <w:r>
          <w:rPr/>
          <w:t xml:space="preserve"> </w:t>
        </w:r>
      </w:ins>
      <w:ins w:id="1987" w:author="S. Chincholikar and R. Chawla" w:date="2026-10-07T00:00:00Z">
        <w:r>
          <w:rPr/>
          <w:t xml:space="preserve">half-slope is small, so the ordering of models by asymmetry is not resolvable.</w:t>
        </w:r>
      </w:ins>
      <w:ins w:id="1988" w:author="S. Chincholikar and R. Chawla" w:date="2026-10-07T00:00:00Z">
        <w:r>
          <w:rPr/>
          <w:t xml:space="preserve"> </w:t>
        </w:r>
      </w:ins>
      <w:ins w:id="1989" w:author="S. Chincholikar and R. Chawla" w:date="2026-10-07T00:00:00Z">
        <w:r>
          <w:rPr>
            <w:rStyle w:val="VerbatimChar"/>
          </w:rPr>
          <w:t xml:space="preserve">(t=1)</w:t>
        </w:r>
      </w:ins>
      <w:r>
        <w:t xml:space="preserve"> </w:t>
      </w:r>
      <w:ins w:id="1990" w:author="S. Chincholikar and R. Chawla" w:date="2026-10-07T00:00:00Z">
        <w:r>
          <w:rPr/>
          <w:t xml:space="preserve">marks</w:t>
        </w:r>
      </w:ins>
      <w:ins w:id="1991" w:author="S. Chincholikar and R. Chawla" w:date="2026-10-07T00:00:00Z">
        <w:r>
          <w:rPr/>
          <w:t xml:space="preserve"> </w:t>
        </w:r>
      </w:ins>
      <w:ins w:id="1992" w:author="S. Chincholikar and R. Chawla" w:date="2026-10-07T00:00:00Z">
        <w:r>
          <w:rPr/>
          <w:t xml:space="preserve">the one arm that could not run at temperature zero.</w:t>
        </w:r>
      </w:ins>
    </w:p>
    <w:bookmarkEnd w:id="26"/>
    <w:bookmarkEnd w:id="27"/>
    <w:bookmarkStart w:id="28"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assist in implementing the</w:t>
      </w:r>
      <w:r>
        <w:t xml:space="preserve"> </w:t>
      </w:r>
      <w:r>
        <w:t xml:space="preserve">data-capture and analysis pipeline and in drafting and editing the manuscript text. The large language</w:t>
      </w:r>
      <w:r>
        <w:t xml:space="preserve"> </w:t>
      </w:r>
      <w:r>
        <w:t xml:space="preserve">models evaluated in this</w:t>
      </w:r>
      <w:r>
        <w:t xml:space="preserve"> </w:t>
      </w:r>
      <w:del w:id="1993" w:author="S. Chincholikar and R. Chawla" w:date="2026-10-07T00:00:00Z">
        <w:r>
          <w:rPr/>
          <w:delText xml:space="preserve">study—three</w:delText>
        </w:r>
      </w:del>
      <w:r>
        <w:t xml:space="preserve"> </w:t>
      </w:r>
      <w:ins w:id="1994" w:author="S. Chincholikar and R. Chawla" w:date="2026-10-07T00:00:00Z">
        <w:r>
          <w:rPr/>
          <w:t xml:space="preserve">study, four</w:t>
        </w:r>
      </w:ins>
      <w:ins w:id="1995" w:author="S. Chincholikar and R. Chawla" w:date="2026-10-07T00:00:00Z">
        <w:r>
          <w:rPr/>
          <w:t xml:space="preserve"> </w:t>
        </w:r>
      </w:ins>
      <w:r>
        <w:t xml:space="preserve">OpenAI models and</w:t>
      </w:r>
      <w:r>
        <w:t xml:space="preserve"> </w:t>
      </w:r>
      <w:del w:id="1996" w:author="S. Chincholikar and R. Chawla" w:date="2026-10-07T00:00:00Z">
        <w:r>
          <w:rPr/>
          <w:delText xml:space="preserve">two Google Gemini models—constitute</w:delText>
        </w:r>
      </w:del>
      <w:r>
        <w:t xml:space="preserve"> </w:t>
      </w:r>
      <w:ins w:id="1997" w:author="S. Chincholikar and R. Chawla" w:date="2026-10-07T00:00:00Z">
        <w:r>
          <w:rPr/>
          <w:t xml:space="preserve">three Google Gemini models, constitute</w:t>
        </w:r>
      </w:ins>
      <w:ins w:id="1998" w:author="S. Chincholikar and R. Chawla" w:date="2026-10-07T00:00:00Z">
        <w:r>
          <w:rPr/>
          <w:t xml:space="preserve"> </w:t>
        </w:r>
      </w:ins>
      <w:r>
        <w:t xml:space="preserve">the</w:t>
      </w:r>
      <w:r>
        <w:t xml:space="preserve"> </w:t>
      </w:r>
      <w:r>
        <w:t xml:space="preserve">object of study of this paper, and their use is fully described in Section </w:t>
      </w:r>
      <w:hyperlink w:anchor="sec:design">
        <w:r>
          <w:rPr>
            <w:rStyle w:val="Hyperlink"/>
          </w:rPr>
          <w:t xml:space="preserve">3</w:t>
        </w:r>
      </w:hyperlink>
      <w:del w:id="1999" w:author="S. Chincholikar and R. Chawla" w:date="2026-10-07T00:00:00Z">
        <w:r>
          <w:rPr/>
          <w:delText xml:space="preserve">; they</w:delText>
        </w:r>
      </w:del>
      <w:r>
        <w:t xml:space="preserve"> </w:t>
      </w:r>
      <w:ins w:id="2000" w:author="S. Chincholikar and R. Chawla" w:date="2026-10-07T00:00:00Z">
        <w:r>
          <w:rPr/>
          <w:t xml:space="preserve">. They</w:t>
        </w:r>
      </w:ins>
      <w:ins w:id="2001" w:author="S. Chincholikar and R. Chawla" w:date="2026-10-07T00:00:00Z">
        <w:r>
          <w:rPr/>
          <w:t xml:space="preserve"> </w:t>
        </w:r>
      </w:ins>
      <w:r>
        <w:t xml:space="preserve">are</w:t>
      </w:r>
      <w:r>
        <w:t xml:space="preserve"> </w:t>
      </w:r>
      <w:r>
        <w:t xml:space="preserve">not tools of manuscript preparation. All AI-assisted content was carefully reviewed, edited, and</w:t>
      </w:r>
      <w:r>
        <w:t xml:space="preserve"> </w:t>
      </w:r>
      <w:r>
        <w:t xml:space="preserve">verified by the authors, who take full responsibility for the content of the published article.</w:t>
      </w:r>
    </w:p>
    <w:bookmarkEnd w:id="28"/>
    <w:bookmarkStart w:id="2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w:t>
      </w:r>
      <w:r>
        <w:t xml:space="preserve"> </w:t>
      </w:r>
      <w:r>
        <w:t xml:space="preserve">that could have appeared to influence the work reported in this paper.</w:t>
      </w:r>
    </w:p>
    <w:bookmarkEnd w:id="29"/>
    <w:bookmarkStart w:id="30" w:name="funding"/>
    <w:p>
      <w:pPr>
        <w:pStyle w:val="Heading1"/>
      </w:pPr>
      <w:r>
        <w:t xml:space="preserve">Funding</w:t>
      </w:r>
    </w:p>
    <w:p>
      <w:pPr>
        <w:pStyle w:val="FirstParagraph"/>
      </w:pPr>
      <w:r>
        <w:t xml:space="preserve">This research did not receive any specific grant from funding agencies in the public, commercial, or</w:t>
      </w:r>
      <w:r>
        <w:t xml:space="preserve"> </w:t>
      </w:r>
      <w:r>
        <w:t xml:space="preserve">not-for-profit sectors.</w:t>
      </w:r>
    </w:p>
    <w:bookmarkEnd w:id="30"/>
    <w:bookmarkStart w:id="32" w:name="data-availability"/>
    <w:p>
      <w:pPr>
        <w:pStyle w:val="Heading1"/>
      </w:pPr>
      <w:r>
        <w:t xml:space="preserve">Data availability</w:t>
      </w:r>
    </w:p>
    <w:p>
      <w:pPr>
        <w:pStyle w:val="FirstParagraph"/>
      </w:pPr>
      <w:r>
        <w:t xml:space="preserve">All data and code are openly available</w:t>
      </w:r>
      <w:r>
        <w:t xml:space="preserve"> </w:t>
      </w:r>
      <w:del w:id="2002" w:author="S. Chincholikar and R. Chawla" w:date="2026-10-07T00:00:00Z">
        <w:r>
          <w:rPr/>
          <w:delText xml:space="preserve">at</w:delText>
        </w:r>
      </w:del>
      <w:r>
        <w:t xml:space="preserve"> </w:t>
      </w:r>
      <w:del w:id="2003" w:author="S. Chincholikar and R. Chawla" w:date="2026-10-07T00:00:00Z">
        <w:r>
          <w:rPr/>
          <w:delText xml:space="preserve">;</w:delText>
        </w:r>
      </w:del>
      <w:r>
        <w:t xml:space="preserve"> </w:t>
      </w:r>
      <w:ins w:id="2004" w:author="S. Chincholikar and R. Chawla" w:date="2026-10-07T00:00:00Z">
        <w:r>
          <w:rPr/>
          <w:t xml:space="preserve">in</w:t>
        </w:r>
      </w:ins>
      <w:ins w:id="2005" w:author="S. Chincholikar and R. Chawla" w:date="2026-10-07T00:00:00Z">
        <w:r>
          <w:rPr/>
          <w:t xml:space="preserve"> </w:t>
        </w:r>
      </w:ins>
      <w:r>
        <w:t xml:space="preserve">a citable Zenodo archive</w:t>
      </w:r>
      <w:del w:id="2006" w:author="S. Chincholikar and R. Chawla" w:date="2026-10-07T00:00:00Z">
        <w:r>
          <w:rPr/>
          <w:delText xml:space="preserve">accompanies the published version</w:delText>
        </w:r>
      </w:del>
      <w:ins w:id="2007" w:author="S. Chincholikar and R. Chawla" w:date="2026-10-07T00:00:00Z">
        <w:r>
          <w:rPr/>
          <w:t xml:space="preserve">,</w:t>
        </w:r>
      </w:ins>
      <w:ins w:id="2008" w:author="S. Chincholikar and R. Chawla" w:date="2026-10-07T00:00:00Z">
        <w:r>
          <w:rPr/>
          <w:t xml:space="preserve"> </w:t>
        </w:r>
      </w:ins>
      <w:hyperlink r:id="rId31">
        <w:r>
          <w:rPr>
            <w:rStyle w:val="Hyperlink"/>
          </w:rPr>
          <w:t xml:space="preserve">https://doi.org/10.5281/zenodo.21864041</w:t>
        </w:r>
      </w:hyperlink>
      <w:r>
        <w:t xml:space="preserve"> </w:t>
      </w:r>
      <w:ins w:id="2009" w:author="S. Chincholikar and R. Chawla" w:date="2026-10-07T00:00:00Z">
        <w:r>
          <w:rPr/>
          <w:t xml:space="preserve">(mirrored on GitHub)</w:t>
        </w:r>
      </w:ins>
      <w:r>
        <w:t xml:space="preserve">. Reproduction is offline,</w:t>
      </w:r>
      <w:r>
        <w:t xml:space="preserve"> </w:t>
      </w:r>
      <w:r>
        <w:t xml:space="preserve">deterministic and free</w:t>
      </w:r>
      <w:r>
        <w:t xml:space="preserve"> </w:t>
      </w:r>
      <w:r>
        <w:t xml:space="preserve">(Chincholikar and Chawla 2026)</w:t>
      </w:r>
      <w:r>
        <w:t xml:space="preserve">.</w:t>
      </w:r>
    </w:p>
    <w:bookmarkEnd w:id="32"/>
    <w:bookmarkStart w:id="38" w:name="app:robust"/>
    <w:p>
      <w:pPr>
        <w:pStyle w:val="Heading1"/>
      </w:pPr>
      <w:r>
        <w:t xml:space="preserve">Robustness</w:t>
      </w:r>
    </w:p>
    <w:p>
      <w:pPr>
        <w:pStyle w:val="FirstParagraph"/>
      </w:pPr>
      <w:r>
        <w:t xml:space="preserve"> </w:t>
      </w:r>
      <w:del w:id="2010" w:author="S. Chincholikar and R. Chawla" w:date="2026-10-07T00:00:00Z">
        <w:r>
          <w:rPr/>
          <w:delText xml:space="preserve">Robustness of the terse-framing coefficient: placebo-adjusted (net), log-probability expected-notch (OpenAI only), within-cell seed noise floor, and the Amato–Furfine ordered-probit estimate.</w:delText>
        </w:r>
      </w:del>
      <w:r>
        <w:t xml:space="preserve"> </w:t>
      </w:r>
      <w:bookmarkStart w:id="33" w:name="tab:robust"/>
      <w:bookmarkEnd w:id="33"/>
    </w:p>
    <w:p>
      <w:pPr>
        <w:pStyle w:val="BodyText"/>
      </w:pPr>
      <w:del w:id="2011" w:author="S. Chincholikar and R. Chawla" w:date="2026-10-07T00:00:00Z">
        <w:r>
          <w:rPr>
            <w:i/>
            <w:iCs/>
          </w:rPr>
          <w:delText xml:space="preserve">Placebo.</w:delText>
        </w:r>
      </w:del>
      <w:r>
        <w:t xml:space="preserve"> </w:t>
      </w:r>
      <w:del w:id="2012" w:author="S. Chincholikar and R. Chawla" w:date="2026-10-07T00:00:00Z">
        <w:r>
          <w:rPr/>
          <w:delText xml:space="preserve">Under the matched credit-irrelevant placebo axis,</w:delText>
        </w:r>
      </w:del>
      <w:del w:id="2013" w:author="S. Chincholikar and R. Chawla" w:date="2026-10-07T00:00:00Z">
        <w:r>
          <w:rPr/>
          <w:delText xml:space="preserve"> </w:delText>
        </w:r>
      </w:del>
      <w:del w:id="2014" w:author="S. Chincholikar and R. Chawla" w:date="2026-10-07T00:00:00Z">
        <w:r>
          <w:rPr/>
          <w:delText xml:space="preserve">ratings shift by only 0.042 notches</w:delText>
        </w:r>
      </w:del>
      <w:del w:id="2015" w:author="S. Chincholikar and R. Chawla" w:date="2026-10-07T00:00:00Z">
        <w:r>
          <w:rPr/>
          <w:delText xml:space="preserve"> </w:delText>
        </w:r>
      </w:del>
      <w:del w:id="2016" w:author="S. Chincholikar and R. Chawla" w:date="2026-10-07T00:00:00Z">
        <w:r>
          <w:rPr/>
          <w:delText xml:space="preserve">per step, so the net (macro minus placebo) effect is</w:delText>
        </w:r>
      </w:del>
      <w:r>
        <w:t xml:space="preserve"> </w:t>
      </w:r>
      <w:ins w:id="2017" w:author="S. Chincholikar and R. Chawla" w:date="2026-10-07T00:00:00Z">
        <w:r>
          <w:rPr/>
          <w:t xml:space="preserve">The original confirmatory grid contains 32,000 assessments. Including the revision experiments,</w:t>
        </w:r>
      </w:ins>
      <w:ins w:id="2018" w:author="S. Chincholikar and R. Chawla" w:date="2026-10-07T00:00:00Z">
        <w:r>
          <w:rPr/>
          <w:t xml:space="preserve"> </w:t>
        </w:r>
      </w:ins>
      <w:ins w:id="2019" w:author="S. Chincholikar and R. Chawla" w:date="2026-10-07T00:00:00Z">
        <w:r>
          <w:rPr/>
          <w:t xml:space="preserve">the study contains 80,590 frozen assessments, every one of which parsed. The rating scale has 21 points because the default grades D, SD and RD share the bottom notch with C. D accounts for 90 assessments and SD and RD for none. A further 101 call attempts, 0.13% of the 80,691 made in frozen captures, returned a transport or schema error at capture and are excluded from the frozen set. Table </w:t>
        </w:r>
      </w:ins>
      <w:hyperlink w:anchor="tab:firmspec">
        <w:ins w:id="2020" w:author="S. Chincholikar and R. Chawla" w:date="2026-10-07T00:00:00Z">
          <w:r>
            <w:rPr>
              <w:rStyle w:val="Hyperlink"/>
            </w:rPr>
            <w:t xml:space="preserve">3</w:t>
          </w:r>
        </w:ins>
      </w:hyperlink>
      <w:ins w:id="2021" w:author="S. Chincholikar and R. Chawla" w:date="2026-10-07T00:00:00Z">
        <w:r>
          <w:rPr/>
          <w:t xml:space="preserve"> </w:t>
        </w:r>
      </w:ins>
      <w:ins w:id="2022" w:author="S. Chincholikar and R. Chawla" w:date="2026-10-07T00:00:00Z">
        <w:r>
          <w:rPr/>
          <w:t xml:space="preserve">reports the synthetic-firm generation specification.</w:t>
        </w:r>
      </w:ins>
      <w:ins w:id="2023" w:author="S. Chincholikar and R. Chawla" w:date="2026-10-07T00:00:00Z">
        <w:r>
          <w:rPr/>
          <w:t xml:space="preserve"> </w:t>
        </w:r>
      </w:ins>
    </w:p>
    <w:p>
      <w:pPr>
        <w:pStyle w:val="BodyText"/>
      </w:pPr>
      <w:ins w:id="2024" w:author="S. Chincholikar and R. Chawla" w:date="2026-10-07T00:00:00Z">
        <w:r>
          <w:rPr>
            <w:i/>
            <w:iCs/>
          </w:rPr>
          <w:t xml:space="preserve">Placebo and alternative estimators.</w:t>
        </w:r>
      </w:ins>
      <w:r>
        <w:t xml:space="preserve"> </w:t>
      </w:r>
      <w:ins w:id="2025" w:author="S. Chincholikar and R. Chawla" w:date="2026-10-07T00:00:00Z">
        <w:r>
          <w:rPr/>
          <w:t xml:space="preserve">The pooled macro slope is 0.4295 against 0.0425 for the</w:t>
        </w:r>
      </w:ins>
      <w:ins w:id="2026" w:author="S. Chincholikar and R. Chawla" w:date="2026-10-07T00:00:00Z">
        <w:r>
          <w:rPr/>
          <w:t xml:space="preserve"> </w:t>
        </w:r>
      </w:ins>
      <w:ins w:id="2027" w:author="S. Chincholikar and R. Chawla" w:date="2026-10-07T00:00:00Z">
        <w:r>
          <w:rPr/>
          <w:t xml:space="preserve">matched credit-irrelevant placebo, yielding a placebo-adjusted effect of</w:t>
        </w:r>
      </w:ins>
      <w:ins w:id="2028" w:author="S. Chincholikar and R. Chawla" w:date="2026-10-07T00:00:00Z">
        <w:r>
          <w:rPr/>
          <w:t xml:space="preserve"> </w:t>
        </w:r>
      </w:ins>
      <w:r>
        <w:t xml:space="preserve">0.387 notches per</w:t>
      </w:r>
      <w:r>
        <w:t xml:space="preserve"> </w:t>
      </w:r>
      <w:ins w:id="2029" w:author="S. Chincholikar and R. Chawla" w:date="2026-10-07T00:00:00Z">
        <w:r>
          <w:rPr/>
          <w:t xml:space="preserve">severity</w:t>
        </w:r>
      </w:ins>
      <w:ins w:id="2030" w:author="S. Chincholikar and R. Chawla" w:date="2026-10-07T00:00:00Z">
        <w:r>
          <w:rPr/>
          <w:t xml:space="preserve"> </w:t>
        </w:r>
      </w:ins>
      <w:r>
        <w:t xml:space="preserve">step (95% CI</w:t>
      </w:r>
      <w:r>
        <w:t xml:space="preserve"> </w:t>
      </w:r>
      <w:del w:id="2031" w:author="S. Chincholikar and R. Chawla" w:date="2026-10-07T00:00:00Z">
        <w:r>
          <w:rPr/>
          <w:delText xml:space="preserve">[0.36,0.41]).</w:delText>
        </w:r>
      </w:del>
      <w:r>
        <w:t xml:space="preserve"> </w:t>
      </w:r>
      <w:del w:id="2032" w:author="S. Chincholikar and R. Chawla" w:date="2026-10-07T00:00:00Z">
        <w:r>
          <w:rPr>
            <w:i/>
            <w:iCs/>
          </w:rPr>
          <w:delText xml:space="preserve">Infrastructure.</w:delText>
        </w:r>
      </w:del>
      <w:r>
        <w:t xml:space="preserve"> </w:t>
      </w:r>
      <w:del w:id="2033" w:author="S. Chincholikar and R. Chawla" w:date="2026-10-07T00:00:00Z">
        <w:r>
          <w:rPr/>
          <w:delText xml:space="preserve">Adding served-model (</w:delText>
        </w:r>
      </w:del>
      <w:del w:id="2034" w:author="S. Chincholikar and R. Chawla" w:date="2026-10-07T00:00:00Z">
        <w:r>
          <w:rPr>
            <w:rStyle w:val="VerbatimChar"/>
          </w:rPr>
          <w:delText xml:space="preserve">system_fingerprint</w:delText>
        </w:r>
      </w:del>
      <w:r>
        <w:t xml:space="preserve"> </w:t>
      </w:r>
      <w:del w:id="2035" w:author="S. Chincholikar and R. Chawla" w:date="2026-10-07T00:00:00Z">
        <w:r>
          <w:rPr/>
          <w:delText xml:space="preserve">) fixed effects shifts the terse coefficient by &lt;0.003 for every OpenAI model; a within-cell seed noise floor confirms the signal exceeds residual non-determinism.</w:delText>
        </w:r>
      </w:del>
      <w:r>
        <w:t xml:space="preserve"> </w:t>
      </w:r>
      <w:ins w:id="2036" w:author="S. Chincholikar and R. Chawla" w:date="2026-10-07T00:00:00Z">
        <w:r>
          <w:rPr/>
          <w:t xml:space="preserve">[0.363,0.412]). The interval is obtained by bootstrapping the slope difference on the</w:t>
        </w:r>
      </w:ins>
      <w:ins w:id="2037" w:author="S. Chincholikar and R. Chawla" w:date="2026-10-07T00:00:00Z">
        <w:r>
          <w:rPr/>
          <w:t xml:space="preserve"> </w:t>
        </w:r>
      </w:ins>
      <w:ins w:id="2038" w:author="S. Chincholikar and R. Chawla" w:date="2026-10-07T00:00:00Z">
        <w:r>
          <w:rPr/>
          <w:t xml:space="preserve">same resampled firms. A joint specification containing both axes returns the same coefficient and the</w:t>
        </w:r>
      </w:ins>
      <w:ins w:id="2039" w:author="S. Chincholikar and R. Chawla" w:date="2026-10-07T00:00:00Z">
        <w:r>
          <w:rPr/>
          <w:t xml:space="preserve"> </w:t>
        </w:r>
      </w:ins>
      <w:ins w:id="2040" w:author="S. Chincholikar and R. Chawla" w:date="2026-10-07T00:00:00Z">
        <w:r>
          <w:rPr/>
          <w:t xml:space="preserve">same interval. Served-model fixed effects shift OpenAI coefficients by less than 0.003.</w:t>
        </w:r>
      </w:ins>
      <w:ins w:id="2041" w:author="S. Chincholikar and R. Chawla" w:date="2026-10-07T00:00:00Z">
        <w:r>
          <w:rPr/>
          <w:t xml:space="preserve"> </w:t>
        </w:r>
      </w:ins>
      <w:ins w:id="2042" w:author="S. Chincholikar and R. Chawla" w:date="2026-10-07T00:00:00Z">
        <w:r>
          <w:rPr/>
          <w:t xml:space="preserve">Table </w:t>
        </w:r>
      </w:ins>
      <w:hyperlink w:anchor="tab:robust">
        <w:ins w:id="2043" w:author="S. Chincholikar and R. Chawla" w:date="2026-10-07T00:00:00Z">
          <w:r>
            <w:rPr>
              <w:rStyle w:val="Hyperlink"/>
            </w:rPr>
            <w:t xml:space="preserve">4</w:t>
          </w:r>
        </w:ins>
      </w:hyperlink>
      <w:ins w:id="2044" w:author="S. Chincholikar and R. Chawla" w:date="2026-10-07T00:00:00Z">
        <w:r>
          <w:rPr/>
          <w:t xml:space="preserve"> </w:t>
        </w:r>
      </w:ins>
      <w:ins w:id="2045" w:author="S. Chincholikar and R. Chawla" w:date="2026-10-07T00:00:00Z">
        <w:r>
          <w:rPr/>
          <w:t xml:space="preserve">reports the expected-notch, replication-noise and ordered-probit estimates.</w:t>
        </w:r>
      </w:ins>
      <w:ins w:id="2046" w:author="S. Chincholikar and R. Chawla" w:date="2026-10-07T00:00:00Z">
        <w:r>
          <w:rPr/>
          <w:t xml:space="preserve"> </w:t>
        </w:r>
      </w:ins>
    </w:p>
    <w:p>
      <w:pPr>
        <w:pStyle w:val="BodyText"/>
      </w:pPr>
      <w:del w:id="2047" w:author="S. Chincholikar and R. Chawla" w:date="2026-10-07T00:00:00Z">
        <w:r>
          <w:rPr>
            <w:i/>
            <w:iCs/>
          </w:rPr>
          <w:delText xml:space="preserve">Parsing</w:delText>
        </w:r>
      </w:del>
      <w:ins w:id="2048" w:author="S. Chincholikar and R. Chawla" w:date="2026-10-07T00:00:00Z">
        <w:r>
          <w:rPr>
            <w:i/>
            <w:iCs/>
          </w:rPr>
          <w:t xml:space="preserve">Real fundamentals and issuer recall</w:t>
        </w:r>
      </w:ins>
      <w:r>
        <w:rPr>
          <w:i/>
          <w:iCs/>
        </w:rPr>
        <w:t xml:space="preserve">.</w:t>
      </w:r>
      <w:r>
        <w:t xml:space="preserve"> </w:t>
      </w:r>
      <w:del w:id="2049" w:author="S. Chincholikar and R. Chawla" w:date="2026-10-07T00:00:00Z">
        <w:r>
          <w:rPr/>
          <w:delText xml:space="preserve">Every model parses at 1.000, with</w:delText>
        </w:r>
      </w:del>
      <w:del w:id="2050" w:author="S. Chincholikar and R. Chawla" w:date="2026-10-07T00:00:00Z">
        <w:r>
          <w:rPr/>
          <w:delText xml:space="preserve"> </w:delText>
        </w:r>
      </w:del>
      <w:del w:id="2051" w:author="S. Chincholikar and R. Chawla" w:date="2026-10-07T00:00:00Z">
        <w:r>
          <w:rPr/>
          <w:delText xml:space="preserve">the most</w:delText>
        </w:r>
      </w:del>
      <w:del w:id="2052" w:author="S. Chincholikar and R. Chawla" w:date="2026-10-07T00:00:00Z">
        <w:r>
          <w:rPr/>
          <w:delText xml:space="preserve"> </w:delText>
        </w:r>
      </w:del>
      <w:del w:id="2053" w:author="S. Chincholikar and R. Chawla" w:date="2026-10-07T00:00:00Z">
        <w:r>
          <w:rPr/>
          <w:delText xml:space="preserve">cyclical model (</w:delText>
        </w:r>
      </w:del>
      <w:ins w:id="2054" w:author="S. Chincholikar and R. Chawla" w:date="2026-10-07T00:00:00Z">
        <w:r>
          <w:rPr/>
          <w:t xml:space="preserve">Using FY2024 financial data from 80 SEC filers, with</w:t>
        </w:r>
      </w:ins>
      <w:ins w:id="2055" w:author="S. Chincholikar and R. Chawla" w:date="2026-10-07T00:00:00Z">
        <w:r>
          <w:rPr/>
          <w:t xml:space="preserve"> </w:t>
        </w:r>
      </w:ins>
      <w:ins w:id="2056" w:author="S. Chincholikar and R. Chawla" w:date="2026-10-07T00:00:00Z">
        <w:r>
          <w:rPr/>
          <w:t xml:space="preserve">names, tickers, CIKs and dates removed before capture, the positive slope replicates in all four</w:t>
        </w:r>
      </w:ins>
      <w:ins w:id="2057" w:author="S. Chincholikar and R. Chawla" w:date="2026-10-07T00:00:00Z">
        <w:r>
          <w:rPr/>
          <w:t xml:space="preserve"> </w:t>
        </w:r>
      </w:ins>
      <w:ins w:id="2058" w:author="S. Chincholikar and R. Chawla" w:date="2026-10-07T00:00:00Z">
        <w:r>
          <w:rPr/>
          <w:t xml:space="preserve">models tested:</w:t>
        </w:r>
      </w:ins>
      <w:ins w:id="2059" w:author="S. Chincholikar and R. Chawla" w:date="2026-10-07T00:00:00Z">
        <w:r>
          <w:rPr/>
          <w:t xml:space="preserve"> </w:t>
        </w:r>
      </w:ins>
      <w:r>
        <w:t xml:space="preserve">GPT-4o-mini</w:t>
      </w:r>
      <w:r>
        <w:t xml:space="preserve"> </w:t>
      </w:r>
      <w:del w:id="2060" w:author="S. Chincholikar and R. Chawla" w:date="2026-10-07T00:00:00Z">
        <w:r>
          <w:rPr/>
          <w:delText xml:space="preserve">) among the cleanest, so the</w:delText>
        </w:r>
      </w:del>
      <w:del w:id="2061" w:author="S. Chincholikar and R. Chawla" w:date="2026-10-07T00:00:00Z">
        <w:r>
          <w:rPr/>
          <w:delText xml:space="preserve"> </w:delText>
        </w:r>
      </w:del>
      <w:del w:id="2062" w:author="S. Chincholikar and R. Chawla" w:date="2026-10-07T00:00:00Z">
        <w:r>
          <w:rPr/>
          <w:delText xml:space="preserve">effect is not a censoring or parsing artefact.</w:delText>
        </w:r>
      </w:del>
      <w:r>
        <w:t xml:space="preserve"> </w:t>
      </w:r>
      <w:del w:id="2063" w:author="S. Chincholikar and R. Chawla" w:date="2026-10-07T00:00:00Z">
        <w:r>
          <w:rPr>
            <w:i/>
            <w:iCs/>
          </w:rPr>
          <w:delText xml:space="preserve">Log-probabilities.</w:delText>
        </w:r>
      </w:del>
      <w:r>
        <w:t xml:space="preserve"> </w:t>
      </w:r>
      <w:del w:id="2064" w:author="S. Chincholikar and R. Chawla" w:date="2026-10-07T00:00:00Z">
        <w:r>
          <w:rPr/>
          <w:delText xml:space="preserve">For the OpenAI models, a continuous expected-notch slope from the</w:delText>
        </w:r>
      </w:del>
      <w:del w:id="2065" w:author="S. Chincholikar and R. Chawla" w:date="2026-10-07T00:00:00Z">
        <w:r>
          <w:rPr/>
          <w:delText xml:space="preserve"> </w:delText>
        </w:r>
      </w:del>
      <w:del w:id="2066" w:author="S. Chincholikar and R. Chawla" w:date="2026-10-07T00:00:00Z">
        <w:r>
          <w:rPr/>
          <w:delText xml:space="preserve">rating-token log-probabilities reproduces the sampled estimate (e.g., GPT-4o-mini 0.775 vs 0.765) .</w:delText>
        </w:r>
      </w:del>
      <w:r>
        <w:t xml:space="preserve"> </w:t>
      </w:r>
      <w:del w:id="2067" w:author="S. Chincholikar and R. Chawla" w:date="2026-10-07T00:00:00Z">
        <w:r>
          <w:rPr>
            <w:i/>
            <w:iCs/>
          </w:rPr>
          <w:delText xml:space="preserve">Ordered probit.</w:delText>
        </w:r>
      </w:del>
      <w:r>
        <w:t xml:space="preserve"> </w:t>
      </w:r>
      <w:ins w:id="2068" w:author="S. Chincholikar and R. Chawla" w:date="2026-10-07T00:00:00Z">
        <w:r>
          <w:rPr/>
          <w:t xml:space="preserve">0.814 [0.729,0.896], GPT-4o 0.407 [0.362,0.451], GPT-6 Astra</w:t>
        </w:r>
      </w:ins>
      <w:ins w:id="2069" w:author="S. Chincholikar and R. Chawla" w:date="2026-10-07T00:00:00Z">
        <w:r>
          <w:rPr/>
          <w:t xml:space="preserve"> </w:t>
        </w:r>
      </w:ins>
      <w:ins w:id="2070" w:author="S. Chincholikar and R. Chawla" w:date="2026-10-07T00:00:00Z">
        <w:r>
          <w:rPr/>
          <w:t xml:space="preserve">0.151 [0.126,0.179] and Gemini Flash 0.094 [0.069,0.121]. All intervals exclude zero. Of the</w:t>
        </w:r>
      </w:ins>
      <w:ins w:id="2071" w:author="S. Chincholikar and R. Chawla" w:date="2026-10-07T00:00:00Z">
        <w:r>
          <w:rPr/>
          <w:t xml:space="preserve"> </w:t>
        </w:r>
      </w:ins>
      <w:ins w:id="2072" w:author="S. Chincholikar and R. Chawla" w:date="2026-10-07T00:00:00Z">
        <w:r>
          <w:rPr/>
          <w:t xml:space="preserve">45 line-by-tier comparisons between the Table </w:t>
        </w:r>
      </w:ins>
      <w:hyperlink w:anchor="tab:firmspec">
        <w:ins w:id="2073" w:author="S. Chincholikar and R. Chawla" w:date="2026-10-07T00:00:00Z">
          <w:r>
            <w:rPr>
              <w:rStyle w:val="Hyperlink"/>
            </w:rPr>
            <w:t xml:space="preserve">3</w:t>
          </w:r>
        </w:ins>
      </w:hyperlink>
      <w:ins w:id="2074" w:author="S. Chincholikar and R. Chawla" w:date="2026-10-07T00:00:00Z">
        <w:r>
          <w:rPr/>
          <w:t xml:space="preserve"> </w:t>
        </w:r>
      </w:ins>
      <w:ins w:id="2075" w:author="S. Chincholikar and R. Chawla" w:date="2026-10-07T00:00:00Z">
        <w:r>
          <w:rPr/>
          <w:t xml:space="preserve">ranges and the real-firm</w:t>
        </w:r>
      </w:ins>
      <w:ins w:id="2076" w:author="S. Chincholikar and R. Chawla" w:date="2026-10-07T00:00:00Z">
        <w:r>
          <w:rPr/>
          <w:t xml:space="preserve"> </w:t>
        </w:r>
      </w:ins>
      <w:ins w:id="2077" w:author="S. Chincholikar and R. Chawla" w:date="2026-10-07T00:00:00Z">
        <w:r>
          <w:rPr/>
          <w:t xml:space="preserve">interquartile ranges, 41 overlap. The four exceptions are top-tier revenue and net debt to EBITDA,</w:t>
        </w:r>
      </w:ins>
      <w:ins w:id="2078" w:author="S. Chincholikar and R. Chawla" w:date="2026-10-07T00:00:00Z">
        <w:r>
          <w:rPr/>
          <w:t xml:space="preserve"> </w:t>
        </w:r>
      </w:ins>
      <w:ins w:id="2079" w:author="S. Chincholikar and R. Chawla" w:date="2026-10-07T00:00:00Z">
        <w:r>
          <w:rPr/>
          <w:t xml:space="preserve">and distressed-firm current ratio and working capital to assets. Because synthetic lines are drawn</w:t>
        </w:r>
      </w:ins>
      <w:ins w:id="2080" w:author="S. Chincholikar and R. Chawla" w:date="2026-10-07T00:00:00Z">
        <w:r>
          <w:rPr/>
          <w:t xml:space="preserve"> </w:t>
        </w:r>
      </w:ins>
      <w:ins w:id="2081" w:author="S. Chincholikar and R. Chawla" w:date="2026-10-07T00:00:00Z">
        <w:r>
          <w:rPr/>
          <w:t xml:space="preserve">independently, this supports marginal credit-ratio realism, not firm scale or the joint covariance</w:t>
        </w:r>
      </w:ins>
      <w:ins w:id="2082" w:author="S. Chincholikar and R. Chawla" w:date="2026-10-07T00:00:00Z">
        <w:r>
          <w:rPr/>
          <w:t xml:space="preserve"> </w:t>
        </w:r>
      </w:ins>
      <w:ins w:id="2083" w:author="S. Chincholikar and R. Chawla" w:date="2026-10-07T00:00:00Z">
        <w:r>
          <w:rPr/>
          <w:t xml:space="preserve">structure of real filings. GPT-6 Astra identifies 7/40 de-identified real firms and GPT-4o 0/40, versus 0/40 synthetic controls. The slope difference</w:t>
        </w:r>
      </w:ins>
      <w:ins w:id="2084" w:author="S. Chincholikar and R. Chawla" w:date="2026-10-07T00:00:00Z">
        <w:r>
          <w:rPr/>
          <w:t xml:space="preserve"> </w:t>
        </w:r>
      </w:ins>
      <w:ins w:id="2085" w:author="S. Chincholikar and R. Chawla" w:date="2026-10-07T00:00:00Z">
        <w:r>
          <w:rPr/>
          <w:t xml:space="preserve">between identified and tested-but-unidentified firms is -0.003 [-0.074,0.063], with the</w:t>
        </w:r>
      </w:ins>
      <w:ins w:id="2086" w:author="S. Chincholikar and R. Chawla" w:date="2026-10-07T00:00:00Z">
        <w:r>
          <w:rPr/>
          <w:t xml:space="preserve"> </w:t>
        </w:r>
      </w:ins>
      <w:ins w:id="2087" w:author="S. Chincholikar and R. Chawla" w:date="2026-10-07T00:00:00Z">
        <w:r>
          <w:rPr/>
          <w:t xml:space="preserve">identified subsample too small to establish equivalence.</w:t>
        </w:r>
      </w:ins>
      <w:ins w:id="2088" w:author="S. Chincholikar and R. Chawla" w:date="2026-10-07T00:00:00Z">
        <w:r>
          <w:rPr/>
          <w:t xml:space="preserve"> </w:t>
        </w:r>
      </w:ins>
    </w:p>
    <w:p>
      <w:pPr>
        <w:pStyle w:val="BodyText"/>
      </w:pPr>
      <w:ins w:id="2089" w:author="S. Chincholikar and R. Chawla" w:date="2026-10-07T00:00:00Z">
        <w:r>
          <w:rPr>
            <w:i/>
            <w:iCs/>
          </w:rPr>
          <w:t xml:space="preserve">Replication and model drift.</w:t>
        </w:r>
      </w:ins>
      <w:r>
        <w:t xml:space="preserve"> </w:t>
      </w:r>
      <w:ins w:id="2090" w:author="S. Chincholikar and R. Chawla" w:date="2026-10-07T00:00:00Z">
        <w:r>
          <w:rPr/>
          <w:t xml:space="preserve">The primary condition has five replicates per cell for</w:t>
        </w:r>
      </w:ins>
      <w:ins w:id="2091" w:author="S. Chincholikar and R. Chawla" w:date="2026-10-07T00:00:00Z">
        <w:r>
          <w:rPr/>
          <w:t xml:space="preserve"> </w:t>
        </w:r>
      </w:ins>
      <w:ins w:id="2092" w:author="S. Chincholikar and R. Chawla" w:date="2026-10-07T00:00:00Z">
        <w:r>
          <w:rPr>
            <w:rStyle w:val="VerbatimChar"/>
          </w:rPr>
          <w:t xml:space="preserve">gpt-4o-mini</w:t>
        </w:r>
      </w:ins>
      <w:ins w:id="2093" w:author="S. Chincholikar and R. Chawla" w:date="2026-10-07T00:00:00Z">
        <w:r>
          <w:rPr/>
          <w:t xml:space="preserve">,</w:t>
        </w:r>
      </w:ins>
      <w:ins w:id="2094" w:author="S. Chincholikar and R. Chawla" w:date="2026-10-07T00:00:00Z">
        <w:r>
          <w:rPr/>
          <w:t xml:space="preserve"> </w:t>
        </w:r>
      </w:ins>
      <w:ins w:id="2095" w:author="S. Chincholikar and R. Chawla" w:date="2026-10-07T00:00:00Z">
        <w:r>
          <w:rPr>
            <w:rStyle w:val="VerbatimChar"/>
          </w:rPr>
          <w:t xml:space="preserve">gpt-4.1-mini</w:t>
        </w:r>
      </w:ins>
      <w:ins w:id="2096" w:author="S. Chincholikar and R. Chawla" w:date="2026-10-07T00:00:00Z">
        <w:r>
          <w:rPr/>
          <w:t xml:space="preserve">,</w:t>
        </w:r>
      </w:ins>
      <w:ins w:id="2097" w:author="S. Chincholikar and R. Chawla" w:date="2026-10-07T00:00:00Z">
        <w:r>
          <w:rPr/>
          <w:t xml:space="preserve"> </w:t>
        </w:r>
      </w:ins>
      <w:ins w:id="2098" w:author="S. Chincholikar and R. Chawla" w:date="2026-10-07T00:00:00Z">
        <w:r>
          <w:rPr>
            <w:rStyle w:val="VerbatimChar"/>
          </w:rPr>
          <w:t xml:space="preserve">gpt-4o</w:t>
        </w:r>
      </w:ins>
      <w:r>
        <w:t xml:space="preserve"> </w:t>
      </w:r>
      <w:ins w:id="2099" w:author="S. Chincholikar and R. Chawla" w:date="2026-10-07T00:00:00Z">
        <w:r>
          <w:rPr/>
          <w:t xml:space="preserve">and</w:t>
        </w:r>
      </w:ins>
      <w:ins w:id="2100" w:author="S. Chincholikar and R. Chawla" w:date="2026-10-07T00:00:00Z">
        <w:r>
          <w:rPr/>
          <w:t xml:space="preserve"> </w:t>
        </w:r>
      </w:ins>
      <w:ins w:id="2101" w:author="S. Chincholikar and R. Chawla" w:date="2026-10-07T00:00:00Z">
        <w:r>
          <w:rPr>
            <w:rStyle w:val="VerbatimChar"/>
          </w:rPr>
          <w:t xml:space="preserve">gemini-flash-latest</w:t>
        </w:r>
      </w:ins>
      <w:ins w:id="2102" w:author="S. Chincholikar and R. Chawla" w:date="2026-10-07T00:00:00Z">
        <w:r>
          <w:rPr/>
          <w:t xml:space="preserve">, and</w:t>
        </w:r>
      </w:ins>
      <w:ins w:id="2103" w:author="S. Chincholikar and R. Chawla" w:date="2026-10-07T00:00:00Z">
        <w:r>
          <w:rPr/>
          <w:t xml:space="preserve"> </w:t>
        </w:r>
      </w:ins>
      <w:ins w:id="2104" w:author="S. Chincholikar and R. Chawla" w:date="2026-10-07T00:00:00Z">
        <w:r>
          <w:rPr/>
          <w:t xml:space="preserve">two for the remaining models. Three OpenAI arms use dated snapshots</w:t>
        </w:r>
      </w:ins>
      <w:ins w:id="2105" w:author="S. Chincholikar and R. Chawla" w:date="2026-10-07T00:00:00Z">
        <w:r>
          <w:rPr/>
          <w:t xml:space="preserve"> </w:t>
        </w:r>
      </w:ins>
      <w:ins w:id="2106" w:author="S. Chincholikar and R. Chawla" w:date="2026-10-07T00:00:00Z">
        <w:r>
          <w:rPr/>
          <w:t xml:space="preserve">(</w:t>
        </w:r>
      </w:ins>
      <w:ins w:id="2107" w:author="S. Chincholikar and R. Chawla" w:date="2026-10-07T00:00:00Z">
        <w:r>
          <w:rPr>
            <w:rStyle w:val="VerbatimChar"/>
          </w:rPr>
          <w:t xml:space="preserve">gpt-4o-mini-2024-07-18</w:t>
        </w:r>
      </w:ins>
      <w:ins w:id="2108" w:author="S. Chincholikar and R. Chawla" w:date="2026-10-07T00:00:00Z">
        <w:r>
          <w:rPr/>
          <w:t xml:space="preserve">,</w:t>
        </w:r>
      </w:ins>
      <w:ins w:id="2109" w:author="S. Chincholikar and R. Chawla" w:date="2026-10-07T00:00:00Z">
        <w:r>
          <w:rPr/>
          <w:t xml:space="preserve"> </w:t>
        </w:r>
      </w:ins>
      <w:ins w:id="2110" w:author="S. Chincholikar and R. Chawla" w:date="2026-10-07T00:00:00Z">
        <w:r>
          <w:rPr>
            <w:rStyle w:val="VerbatimChar"/>
          </w:rPr>
          <w:t xml:space="preserve">gpt-4.1-mini-2025-04-14</w:t>
        </w:r>
      </w:ins>
      <w:ins w:id="2111" w:author="S. Chincholikar and R. Chawla" w:date="2026-10-07T00:00:00Z">
        <w:r>
          <w:rPr/>
          <w:t xml:space="preserve">,</w:t>
        </w:r>
      </w:ins>
      <w:ins w:id="2112" w:author="S. Chincholikar and R. Chawla" w:date="2026-10-07T00:00:00Z">
        <w:r>
          <w:rPr/>
          <w:t xml:space="preserve"> </w:t>
        </w:r>
      </w:ins>
      <w:ins w:id="2113" w:author="S. Chincholikar and R. Chawla" w:date="2026-10-07T00:00:00Z">
        <w:r>
          <w:rPr>
            <w:rStyle w:val="VerbatimChar"/>
          </w:rPr>
          <w:t xml:space="preserve">gpt-4o-2024-11-20</w:t>
        </w:r>
      </w:ins>
      <w:ins w:id="2114" w:author="S. Chincholikar and R. Chawla" w:date="2026-10-07T00:00:00Z">
        <w:r>
          <w:rPr/>
          <w:t xml:space="preserve">) and</w:t>
        </w:r>
      </w:ins>
      <w:ins w:id="2115" w:author="S. Chincholikar and R. Chawla" w:date="2026-10-07T00:00:00Z">
        <w:r>
          <w:rPr/>
          <w:t xml:space="preserve"> </w:t>
        </w:r>
      </w:ins>
      <w:ins w:id="2116" w:author="S. Chincholikar and R. Chawla" w:date="2026-10-07T00:00:00Z">
        <w:r>
          <w:rPr/>
          <w:t xml:space="preserve">log</w:t>
        </w:r>
      </w:ins>
      <w:ins w:id="2117" w:author="S. Chincholikar and R. Chawla" w:date="2026-10-07T00:00:00Z">
        <w:r>
          <w:rPr/>
          <w:t xml:space="preserve"> </w:t>
        </w:r>
      </w:ins>
      <w:ins w:id="2118" w:author="S. Chincholikar and R. Chawla" w:date="2026-10-07T00:00:00Z">
        <w:r>
          <w:rPr>
            <w:rStyle w:val="VerbatimChar"/>
          </w:rPr>
          <w:t xml:space="preserve">system_fingerprint</w:t>
        </w:r>
      </w:ins>
      <w:ins w:id="2119" w:author="S. Chincholikar and R. Chawla" w:date="2026-10-07T00:00:00Z">
        <w:r>
          <w:rPr/>
          <w:t xml:space="preserve">, making the served backend identifiable per row but not reproducible</w:t>
        </w:r>
      </w:ins>
      <w:ins w:id="2120" w:author="S. Chincholikar and R. Chawla" w:date="2026-10-07T00:00:00Z">
        <w:r>
          <w:rPr/>
          <w:t xml:space="preserve"> </w:t>
        </w:r>
      </w:ins>
      <w:ins w:id="2121" w:author="S. Chincholikar and R. Chawla" w:date="2026-10-07T00:00:00Z">
        <w:r>
          <w:rPr/>
          <w:t xml:space="preserve">later. GPT-6 Astra and the three Gemini</w:t>
        </w:r>
      </w:ins>
      <w:ins w:id="2122" w:author="S. Chincholikar and R. Chawla" w:date="2026-10-07T00:00:00Z">
        <w:r>
          <w:rPr/>
          <w:t xml:space="preserve"> </w:t>
        </w:r>
      </w:ins>
      <w:ins w:id="2123" w:author="S. Chincholikar and R. Chawla" w:date="2026-10-07T00:00:00Z">
        <w:r>
          <w:rPr>
            <w:rStyle w:val="VerbatimChar"/>
          </w:rPr>
          <w:t xml:space="preserve">-latest</w:t>
        </w:r>
      </w:ins>
      <w:r>
        <w:t xml:space="preserve"> </w:t>
      </w:r>
      <w:ins w:id="2124" w:author="S. Chincholikar and R. Chawla" w:date="2026-10-07T00:00:00Z">
        <w:r>
          <w:rPr/>
          <w:t xml:space="preserve">endpoints use unresolved aliases.</w:t>
        </w:r>
      </w:ins>
      <w:ins w:id="2125" w:author="S. Chincholikar and R. Chawla" w:date="2026-10-07T00:00:00Z">
        <w:r>
          <w:rPr/>
          <w:t xml:space="preserve"> </w:t>
        </w:r>
      </w:ins>
      <w:ins w:id="2126" w:author="S. Chincholikar and R. Chawla" w:date="2026-10-07T00:00:00Z">
        <w:r>
          <w:rPr/>
          <w:t xml:space="preserve">Cross-epoch coefficient drift remains within sampling uncertainty.</w:t>
        </w:r>
      </w:ins>
      <w:ins w:id="2127" w:author="S. Chincholikar and R. Chawla" w:date="2026-10-07T00:00:00Z">
        <w:r>
          <w:rPr/>
          <w:t xml:space="preserve"> </w:t>
        </w:r>
      </w:ins>
    </w:p>
    <w:p>
      <w:pPr>
        <w:pStyle w:val="BodyText"/>
      </w:pPr>
      <w:ins w:id="2128" w:author="S. Chincholikar and R. Chawla" w:date="2026-10-07T00:00:00Z">
        <w:r>
          <w:rPr>
            <w:i/>
            <w:iCs/>
          </w:rPr>
          <w:t xml:space="preserve">Formal contrasts and sensitivity.</w:t>
        </w:r>
      </w:ins>
      <w:r>
        <w:t xml:space="preserve"> </w:t>
      </w:r>
      <w:ins w:id="2129" w:author="S. Chincholikar and R. Chawla" w:date="2026-10-07T00:00:00Z">
        <w:r>
          <w:rPr/>
          <w:t xml:space="preserve">Paired firm-clustered bootstraps show that 18 of 21</w:t>
        </w:r>
      </w:ins>
      <w:ins w:id="2130" w:author="S. Chincholikar and R. Chawla" w:date="2026-10-07T00:00:00Z">
        <w:r>
          <w:rPr/>
          <w:t xml:space="preserve"> </w:t>
        </w:r>
      </w:ins>
      <w:ins w:id="2131" w:author="S. Chincholikar and R. Chawla" w:date="2026-10-07T00:00:00Z">
        <w:r>
          <w:rPr/>
          <w:t xml:space="preserve">model pairs differ significantly (16 after a Holm correction).</w:t>
        </w:r>
      </w:ins>
      <w:ins w:id="2132" w:author="S. Chincholikar and R. Chawla" w:date="2026-10-07T00:00:00Z">
        <w:r>
          <w:rPr/>
          <w:t xml:space="preserve"> </w:t>
        </w:r>
      </w:ins>
      <w:r>
        <w:t xml:space="preserve">The</w:t>
      </w:r>
      <w:r>
        <w:t xml:space="preserve"> </w:t>
      </w:r>
      <w:del w:id="2133" w:author="S. Chincholikar and R. Chawla" w:date="2026-10-07T00:00:00Z">
        <w:r>
          <w:rPr/>
          <w:delText xml:space="preserve">Amato–Furfine null uses the firm mean notch as a Mundlak control and</w:delText>
        </w:r>
      </w:del>
      <w:del w:id="2134" w:author="S. Chincholikar and R. Chawla" w:date="2026-10-07T00:00:00Z">
        <w:r>
          <w:rPr/>
          <w:delText xml:space="preserve"> </w:delText>
        </w:r>
      </w:del>
      <w:del w:id="2135" w:author="S. Chincholikar and R. Chawla" w:date="2026-10-07T00:00:00Z">
        <w:r>
          <w:rPr/>
          <w:delText xml:space="preserve">agrees</w:delText>
        </w:r>
      </w:del>
      <w:del w:id="2136" w:author="S. Chincholikar and R. Chawla" w:date="2026-10-07T00:00:00Z">
        <w:r>
          <w:rPr/>
          <w:delText xml:space="preserve"> </w:delText>
        </w:r>
      </w:del>
      <w:del w:id="2137" w:author="S. Chincholikar and R. Chawla" w:date="2026-10-07T00:00:00Z">
        <w:r>
          <w:rPr/>
          <w:delText xml:space="preserve">in sign throughout, of comparable magnitude, though the two estimators do not perfectly preserve the cross-model rank order (Table </w:delText>
        </w:r>
      </w:del>
      <w:hyperlink w:anchor="tab:robust">
        <w:del w:id="2138" w:author="S. Chincholikar and R. Chawla" w:date="2026-10-07T00:00:00Z">
          <w:r>
            <w:rPr>
              <w:rStyle w:val="Hyperlink"/>
            </w:rPr>
            <w:delText xml:space="preserve">4</w:delText>
          </w:r>
        </w:del>
      </w:hyperlink>
      <w:del w:id="2139" w:author="S. Chincholikar and R. Chawla" w:date="2026-10-07T00:00:00Z">
        <w:r>
          <w:rPr/>
          <w:delText xml:space="preserve">).</w:delText>
        </w:r>
      </w:del>
      <w:r>
        <w:t xml:space="preserve"> </w:t>
      </w:r>
      <w:del w:id="2140" w:author="S. Chincholikar and R. Chawla" w:date="2026-10-07T00:00:00Z">
        <w:r>
          <w:rPr>
            <w:i/>
            <w:iCs/>
          </w:rPr>
          <w:delText xml:space="preserve">Capital mapping.</w:delText>
        </w:r>
      </w:del>
      <w:r>
        <w:t xml:space="preserve"> </w:t>
      </w:r>
      <w:del w:id="2141" w:author="S. Chincholikar and R. Chawla" w:date="2026-10-07T00:00:00Z">
        <w:r>
          <w:rPr/>
          <w:delText xml:space="preserve">The capital translation</w:delText>
        </w:r>
      </w:del>
      <w:del w:id="2142" w:author="S. Chincholikar and R. Chawla" w:date="2026-10-07T00:00:00Z">
        <w:r>
          <w:rPr/>
          <w:delText xml:space="preserve"> </w:delText>
        </w:r>
      </w:del>
      <w:del w:id="2143" w:author="S. Chincholikar and R. Chawla" w:date="2026-10-07T00:00:00Z">
        <w:r>
          <w:rPr/>
          <w:delText xml:space="preserve">(§</w:delText>
        </w:r>
      </w:del>
      <w:hyperlink w:anchor="sec:capital">
        <w:del w:id="2144" w:author="S. Chincholikar and R. Chawla" w:date="2026-10-07T00:00:00Z">
          <w:r>
            <w:rPr>
              <w:rStyle w:val="Hyperlink"/>
            </w:rPr>
            <w:delText xml:space="preserve">4.4</w:delText>
          </w:r>
        </w:del>
      </w:hyperlink>
      <w:del w:id="2145" w:author="S. Chincholikar and R. Chawla" w:date="2026-10-07T00:00:00Z">
        <w:r>
          <w:rPr/>
          <w:delText xml:space="preserve">) maps each notch to a stylised one-year default probability (AAA</w:delText>
        </w:r>
      </w:del>
      <w:del w:id="2146" w:author="S. Chincholikar and R. Chawla" w:date="2026-10-07T00:00:00Z">
        <w:r>
          <w:rPr/>
          <w:delText xml:space="preserve"> </w:delText>
        </w:r>
      </w:del>
      <w:del w:id="2147" w:author="S. Chincholikar and R. Chawla" w:date="2026-10-07T00:00:00Z">
        <w:r>
          <w:rPr/>
          <w:delText xml:space="preserve">≈</w:delText>
        </w:r>
      </w:del>
      <w:del w:id="2148" w:author="S. Chincholikar and R. Chawla" w:date="2026-10-07T00:00:00Z">
        <w:r>
          <w:rPr/>
          <w:delText xml:space="preserve"> </w:delText>
        </w:r>
      </w:del>
      <w:del w:id="2149" w:author="S. Chincholikar and R. Chawla" w:date="2026-10-07T00:00:00Z">
        <w:r>
          <w:rPr/>
          <w:delText xml:space="preserve">0.01</w:delText>
        </w:r>
      </w:del>
      <w:del w:id="2150" w:author="S. Chincholikar and R. Chawla" w:date="2026-10-07T00:00:00Z">
        <w:r>
          <w:rPr/>
          <w:delText xml:space="preserve"> </w:delText>
        </w:r>
      </w:del>
      <w:del w:id="2151" w:author="S. Chincholikar and R. Chawla" w:date="2026-10-07T00:00:00Z">
        <w:r>
          <w:rPr/>
          <w:delText xml:space="preserve">the 21-notch scale, calibrated to published agency averages) and applies the Basel IRB corporate formula (loss given default</w:delText>
        </w:r>
      </w:del>
      <w:r>
        <w:t xml:space="preserve"> </w:t>
      </w:r>
      <w:ins w:id="2152" w:author="S. Chincholikar and R. Chawla" w:date="2026-10-07T00:00:00Z">
        <w:r>
          <w:rPr/>
          <w:t xml:space="preserve">“be stable”</w:t>
        </w:r>
      </w:ins>
      <w:ins w:id="2153" w:author="S. Chincholikar and R. Chawla" w:date="2026-10-07T00:00:00Z">
        <w:r>
          <w:rPr/>
          <w:t xml:space="preserve"> </w:t>
        </w:r>
      </w:ins>
      <w:ins w:id="2154" w:author="S. Chincholikar and R. Chawla" w:date="2026-10-07T00:00:00Z">
        <w:r>
          <w:rPr/>
          <w:t xml:space="preserve">versus through-the-cycle contrast is significant</w:t>
        </w:r>
      </w:ins>
      <w:ins w:id="2155" w:author="S. Chincholikar and R. Chawla" w:date="2026-10-07T00:00:00Z">
        <w:r>
          <w:rPr/>
          <w:t xml:space="preserve"> </w:t>
        </w:r>
      </w:ins>
      <w:ins w:id="2156" w:author="S. Chincholikar and R. Chawla" w:date="2026-10-07T00:00:00Z">
        <w:r>
          <w:rPr/>
          <w:t xml:space="preserve">in all seven models, ranging from 0.047 [0.017,0.080] to 0.254 [0.206,0.304]. PD-retention</w:t>
        </w:r>
      </w:ins>
      <w:ins w:id="2157" w:author="S. Chincholikar and R. Chawla" w:date="2026-10-07T00:00:00Z">
        <w:r>
          <w:rPr/>
          <w:t xml:space="preserve"> </w:t>
        </w:r>
      </w:ins>
      <w:ins w:id="2158" w:author="S. Chincholikar and R. Chawla" w:date="2026-10-07T00:00:00Z">
        <w:r>
          <w:rPr/>
          <w:t xml:space="preserve">intervals lie below the 0.75 threshold for every model, ranging from 0.587 [0.529,0.642] to</w:t>
        </w:r>
      </w:ins>
      <w:ins w:id="2159" w:author="S. Chincholikar and R. Chawla" w:date="2026-10-07T00:00:00Z">
        <w:r>
          <w:rPr/>
          <w:t xml:space="preserve"> </w:t>
        </w:r>
      </w:ins>
      <w:ins w:id="2160" w:author="S. Chincholikar and R. Chawla" w:date="2026-10-07T00:00:00Z">
        <w:r>
          <w:rPr/>
          <w:t xml:space="preserve">-0.106 [-0.166,-0.059]. Under the</w:t>
        </w:r>
      </w:ins>
      <w:ins w:id="2161" w:author="S. Chincholikar and R. Chawla" w:date="2026-10-07T00:00:00Z">
        <w:r>
          <w:rPr/>
          <w:t xml:space="preserve"> </w:t>
        </w:r>
      </w:ins>
      <w:ins w:id="2162" w:author="S. Chincholikar and R. Chawla" w:date="2026-10-07T00:00:00Z">
        <w:r>
          <w:rPr/>
          <w:t xml:space="preserve">“be stable”</w:t>
        </w:r>
      </w:ins>
      <w:ins w:id="2163" w:author="S. Chincholikar and R. Chawla" w:date="2026-10-07T00:00:00Z">
        <w:r>
          <w:rPr/>
          <w:t xml:space="preserve"> </w:t>
        </w:r>
      </w:ins>
      <w:ins w:id="2164" w:author="S. Chincholikar and R. Chawla" w:date="2026-10-07T00:00:00Z">
        <w:r>
          <w:rPr/>
          <w:t xml:space="preserve">instruction PD retention instead ranges from 0.42 to 0.92.</w:t>
        </w:r>
      </w:ins>
      <w:ins w:id="2165" w:author="S. Chincholikar and R. Chawla" w:date="2026-10-07T00:00:00Z">
        <w:r>
          <w:rPr/>
          <w:t xml:space="preserve"> </w:t>
        </w:r>
      </w:ins>
    </w:p>
    <w:p>
      <w:pPr>
        <w:pStyle w:val="BodyText"/>
      </w:pPr>
      <w:ins w:id="2166" w:author="S. Chincholikar and R. Chawla" w:date="2026-10-07T00:00:00Z">
        <w:r>
          <w:rPr/>
          <w:t xml:space="preserve">The baseline capital mapping uses a stylised 21-notch PD ladder, anchored at approximately AAA</w:t>
        </w:r>
      </w:ins>
      <w:ins w:id="2167" w:author="S. Chincholikar and R. Chawla" w:date="2026-10-07T00:00:00Z">
        <w:r>
          <w:rPr/>
          <w:t xml:space="preserve"> </w:t>
        </w:r>
      </w:ins>
      <w:ins w:id="2168" w:author="S. Chincholikar and R. Chawla" w:date="2026-10-07T00:00:00Z">
        <w:r>
          <w:rPr/>
          <w:t xml:space="preserve">0.01%, BBB 0.25%, BB 1.1%, B 5% and CCC 20%, with LGD =0.45 and maturity =2.5</w:t>
        </w:r>
      </w:ins>
      <w:ins w:id="2169" w:author="S. Chincholikar and R. Chawla" w:date="2026-10-07T00:00:00Z">
        <w:r>
          <w:rPr/>
          <w:t xml:space="preserve"> </w:t>
        </w:r>
      </w:ins>
      <w:ins w:id="2170" w:author="S. Chincholikar and R. Chawla" w:date="2026-10-07T00:00:00Z">
        <w:r>
          <w:rPr/>
          <w:t xml:space="preserve">years. The ladder reproduces the ordering and broad magnitudes of the one-year corporate default</w:t>
        </w:r>
      </w:ins>
      <w:ins w:id="2171" w:author="S. Chincholikar and R. Chawla" w:date="2026-10-07T00:00:00Z">
        <w:r>
          <w:rPr/>
          <w:t xml:space="preserve"> </w:t>
        </w:r>
      </w:ins>
      <w:ins w:id="2172" w:author="S. Chincholikar and R. Chawla" w:date="2026-10-07T00:00:00Z">
        <w:r>
          <w:rPr/>
          <w:t xml:space="preserve">rates reported by  </w:t>
        </w:r>
      </w:ins>
      <w:ins w:id="2173" w:author="S. Chincholikar and R. Chawla" w:date="2026-10-07T00:00:00Z">
        <w:r>
          <w:rPr/>
          <w:t xml:space="preserve">S&amp;P Global Ratings (2025)</w:t>
        </w:r>
      </w:ins>
      <w:ins w:id="2174" w:author="S. Chincholikar and R. Chawla" w:date="2026-10-07T00:00:00Z">
        <w:r>
          <w:rPr/>
          <w:t xml:space="preserve"> </w:t>
        </w:r>
      </w:ins>
      <w:ins w:id="2175" w:author="S. Chincholikar and R. Chawla" w:date="2026-10-07T00:00:00Z">
        <w:r>
          <w:rPr/>
          <w:t xml:space="preserve"> </w:t>
        </w:r>
      </w:ins>
      <w:ins w:id="2176" w:author="S. Chincholikar and R. Chawla" w:date="2026-10-07T00:00:00Z">
        <w:r>
          <w:rPr/>
          <w:t xml:space="preserve">rather than copying that study’s values. The Basel</w:t>
        </w:r>
      </w:ins>
      <w:ins w:id="2177" w:author="S. Chincholikar and R. Chawla" w:date="2026-10-07T00:00:00Z">
        <w:r>
          <w:rPr/>
          <w:t xml:space="preserve"> </w:t>
        </w:r>
      </w:ins>
      <w:ins w:id="2178" w:author="S. Chincholikar and R. Chawla" w:date="2026-10-07T00:00:00Z">
        <w:r>
          <w:rPr/>
          <w:t xml:space="preserve">0.05% PD input floor of  </w:t>
        </w:r>
      </w:ins>
      <w:ins w:id="2179" w:author="S. Chincholikar and R. Chawla" w:date="2026-10-07T00:00:00Z">
        <w:r>
          <w:rPr/>
          <w:t xml:space="preserve">Basel Committee on Banking Supervision (2020b, CRE32.4)</w:t>
        </w:r>
      </w:ins>
      <w:ins w:id="2180" w:author="S. Chincholikar and R. Chawla" w:date="2026-10-07T00:00:00Z">
        <w:r>
          <w:rPr/>
          <w:t xml:space="preserve"> </w:t>
        </w:r>
      </w:ins>
      <w:ins w:id="2181" w:author="S. Chincholikar and R. Chawla" w:date="2026-10-07T00:00:00Z">
        <w:r>
          <w:rPr/>
          <w:t xml:space="preserve"> </w:t>
        </w:r>
      </w:ins>
      <w:ins w:id="2182" w:author="S. Chincholikar and R. Chawla" w:date="2026-10-07T00:00:00Z">
        <w:r>
          <w:rPr/>
          <w:t xml:space="preserve">is then applied, which binds on the four</w:t>
        </w:r>
      </w:ins>
      <w:ins w:id="2183" w:author="S. Chincholikar and R. Chawla" w:date="2026-10-07T00:00:00Z">
        <w:r>
          <w:rPr/>
          <w:t xml:space="preserve"> </w:t>
        </w:r>
      </w:ins>
      <w:ins w:id="2184" w:author="S. Chincholikar and R. Chawla" w:date="2026-10-07T00:00:00Z">
        <w:r>
          <w:rPr/>
          <w:t xml:space="preserve">notches at AA- and above. Reported capital figures are on the floored ladder. A 259-cell</w:t>
        </w:r>
      </w:ins>
      <w:ins w:id="2185" w:author="S. Chincholikar and R. Chawla" w:date="2026-10-07T00:00:00Z">
        <w:r>
          <w:rPr/>
          <w:t xml:space="preserve"> </w:t>
        </w:r>
      </w:ins>
      <w:ins w:id="2186" w:author="S. Chincholikar and R. Chawla" w:date="2026-10-07T00:00:00Z">
        <w:r>
          <w:rPr/>
          <w:t xml:space="preserve">sensitivity grid varies four PD mappings (baseline, PD×0.5, PD×2 and a one-notch downward shift), three LGDs (0.30,</w:t>
        </w:r>
      </w:ins>
      <w:ins w:id="2187" w:author="S. Chincholikar and R. Chawla" w:date="2026-10-07T00:00:00Z">
        <w:r>
          <w:rPr/>
          <w:t xml:space="preserve"> </w:t>
        </w:r>
      </w:ins>
      <w:r>
        <w:t xml:space="preserve">0.45,</w:t>
      </w:r>
      <w:r>
        <w:t xml:space="preserve"> </w:t>
      </w:r>
      <w:del w:id="2188" w:author="S. Chincholikar and R. Chawla" w:date="2026-10-07T00:00:00Z">
        <w:r>
          <w:rPr/>
          <w:delText xml:space="preserve">maturity</w:delText>
        </w:r>
      </w:del>
      <w:r>
        <w:t xml:space="preserve"> </w:t>
      </w:r>
      <w:ins w:id="2189" w:author="S. Chincholikar and R. Chawla" w:date="2026-10-07T00:00:00Z">
        <w:r>
          <w:rPr/>
          <w:t xml:space="preserve">0.60), three maturities</w:t>
        </w:r>
      </w:ins>
      <w:ins w:id="2190" w:author="S. Chincholikar and R. Chawla" w:date="2026-10-07T00:00:00Z">
        <w:r>
          <w:rPr/>
          <w:t xml:space="preserve"> </w:t>
        </w:r>
      </w:ins>
      <w:ins w:id="2191" w:author="S. Chincholikar and R. Chawla" w:date="2026-10-07T00:00:00Z">
        <w:r>
          <w:rPr/>
          <w:t xml:space="preserve">(1.0,</w:t>
        </w:r>
      </w:ins>
      <w:ins w:id="2192" w:author="S. Chincholikar and R. Chawla" w:date="2026-10-07T00:00:00Z">
        <w:r>
          <w:rPr/>
          <w:t xml:space="preserve"> </w:t>
        </w:r>
      </w:ins>
      <w:r>
        <w:t xml:space="preserve">2.5,</w:t>
      </w:r>
      <w:r>
        <w:t xml:space="preserve"> </w:t>
      </w:r>
      <w:del w:id="2193" w:author="S. Chincholikar and R. Chawla" w:date="2026-10-07T00:00:00Z">
        <w:r>
          <w:rPr/>
          <w:delText xml:space="preserve">the corporate asset-correlation function; no SME or</w:delText>
        </w:r>
      </w:del>
      <w:del w:id="2194" w:author="S. Chincholikar and R. Chawla" w:date="2026-10-07T00:00:00Z">
        <w:r>
          <w:rPr/>
          <w:delText xml:space="preserve"> </w:delText>
        </w:r>
      </w:del>
      <w:del w:id="2195" w:author="S. Chincholikar and R. Chawla" w:date="2026-10-07T00:00:00Z">
        <w:r>
          <w:rPr/>
          <w:delText xml:space="preserve">firm-size adjustment) ; the reported</w:delText>
        </w:r>
      </w:del>
      <w:r>
        <w:t xml:space="preserve"> </w:t>
      </w:r>
      <w:del w:id="2196" w:author="S. Chincholikar and R. Chawla" w:date="2026-10-07T00:00:00Z">
        <w:r>
          <w:rPr>
            <w:i/>
            <w:iCs/>
          </w:rPr>
          <w:delText xml:space="preserve">change</w:delText>
        </w:r>
      </w:del>
      <w:r>
        <w:t xml:space="preserve"> </w:t>
      </w:r>
      <w:del w:id="2197" w:author="S. Chincholikar and R. Chawla" w:date="2026-10-07T00:00:00Z">
        <w:r>
          <w:rPr/>
          <w:delText xml:space="preserve">in capital</w:delText>
        </w:r>
      </w:del>
      <w:del w:id="2198" w:author="S. Chincholikar and R. Chawla" w:date="2026-10-07T00:00:00Z">
        <w:r>
          <w:rPr/>
          <w:delText xml:space="preserve"> </w:delText>
        </w:r>
      </w:del>
      <w:del w:id="2199" w:author="S. Chincholikar and R. Chawla" w:date="2026-10-07T00:00:00Z">
        <w:r>
          <w:rPr/>
          <w:delText xml:space="preserve">is robust to the exact mapping.</w:delText>
        </w:r>
      </w:del>
      <w:r>
        <w:t xml:space="preserve"> </w:t>
      </w:r>
      <w:ins w:id="2200" w:author="S. Chincholikar and R. Chawla" w:date="2026-10-07T00:00:00Z">
        <w:r>
          <w:rPr/>
          <w:t xml:space="preserve">5.0 years) and seven models, plus one verbalised-PD mapping per model. The capital</w:t>
        </w:r>
      </w:ins>
      <w:ins w:id="2201" w:author="S. Chincholikar and R. Chawla" w:date="2026-10-07T00:00:00Z">
        <w:r>
          <w:rPr/>
          <w:t xml:space="preserve"> </w:t>
        </w:r>
      </w:ins>
      <w:ins w:id="2202" w:author="S. Chincholikar and R. Chawla" w:date="2026-10-07T00:00:00Z">
        <w:r>
          <w:rPr/>
          <w:t xml:space="preserve">swing remains positive in all 259 cells. Its magnitude varies by 2.7 to 4.7 times across the</w:t>
        </w:r>
      </w:ins>
      <w:ins w:id="2203" w:author="S. Chincholikar and R. Chawla" w:date="2026-10-07T00:00:00Z">
        <w:r>
          <w:rPr/>
          <w:t xml:space="preserve"> </w:t>
        </w:r>
      </w:ins>
      <w:ins w:id="2204" w:author="S. Chincholikar and R. Chawla" w:date="2026-10-07T00:00:00Z">
        <w:r>
          <w:rPr/>
          <w:t xml:space="preserve">rating-based specifications and by 3.1 to 7.6 times including verbalised PD. The</w:t>
        </w:r>
      </w:ins>
      <w:ins w:id="2205" w:author="S. Chincholikar and R. Chawla" w:date="2026-10-07T00:00:00Z">
        <w:r>
          <w:rPr/>
          <w:t xml:space="preserve"> </w:t>
        </w:r>
      </w:ins>
      <w:ins w:id="2206" w:author="S. Chincholikar and R. Chawla" w:date="2026-10-07T00:00:00Z">
        <w:r>
          <w:rPr/>
          <w:t xml:space="preserve">±0.05-notch TTC rating band and 0.75 PD-retention threshold are reporting conventions rather</w:t>
        </w:r>
      </w:ins>
      <w:ins w:id="2207" w:author="S. Chincholikar and R. Chawla" w:date="2026-10-07T00:00:00Z">
        <w:r>
          <w:rPr/>
          <w:t xml:space="preserve"> </w:t>
        </w:r>
      </w:ins>
      <w:ins w:id="2208" w:author="S. Chincholikar and R. Chawla" w:date="2026-10-07T00:00:00Z">
        <w:r>
          <w:rPr/>
          <w:t xml:space="preserve">than supervisory standards.</w:t>
        </w:r>
      </w:ins>
      <w:ins w:id="2209" w:author="S. Chincholikar and R. Chawla" w:date="2026-10-07T00:00:00Z">
        <w:r>
          <w:rPr/>
          <w:t xml:space="preserve"> </w:t>
        </w:r>
      </w:ins>
    </w:p>
    <w:p>
      <w:pPr>
        <w:pStyle w:val="BodyText"/>
      </w:pPr>
      <w:bookmarkStart w:id="34" w:name="tab:firmspec"/>
      <w:bookmarkEnd w:id="34"/>
      <w:ins w:id="2210" w:author="S. Chincholikar and R. Chawla" w:date="2026-10-07T00:00:00Z">
        <w:r>
          <w:rPr/>
          <w:t xml:space="preserve"> </w:t>
        </w:r>
      </w:ins>
    </w:p>
    <w:bookmarkStart w:id="35" w:name="tab:firmspec"/>
    <w:p>
      <w:pPr>
        <w:pStyle w:val="TableCaption"/>
      </w:pPr>
      <w:ins w:id="2211" w:author="S. Chincholikar and R. Chawla" w:date="2026-10-07T00:00:00Z">
        <w:r>
          <w:rPr/>
          <w:t xml:space="preserve">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w:t>
        </w:r>
      </w:ins>
      <w:hyperlink w:anchor="app:robust">
        <w:ins w:id="2212" w:author="S. Chincholikar and R. Chawla" w:date="2026-10-07T00:00:00Z">
          <w:r>
            <w:rPr>
              <w:rStyle w:val="Hyperlink"/>
            </w:rPr>
            <w:t xml:space="preserve">6</w:t>
          </w:r>
        </w:ins>
      </w:hyperlink>
      <w:ins w:id="2213" w:author="S. Chincholikar and R. Chawla" w:date="2026-10-07T00:00:00Z">
        <w:r>
          <w:rPr/>
          <w:t xml:space="preserve">). Values are frozen and SHA-256’d before capture.</w:t>
        </w:r>
      </w:ins>
    </w:p>
    <w:tbl>
      <w:tblPr>
        <w:tblStyle w:val="Table"/>
        <w:tblW w:type="auto" w:w="0"/>
        <w:tblLook w:firstRow="1" w:lastRow="0" w:firstColumn="0" w:lastColumn="0" w:noHBand="0" w:noVBand="0" w:val="0020"/>
        <w:tblCaption w:val="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6). Values are frozen and SHA-256’d before capture."/>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right"/>
            </w:pPr>
            <w:r>
              <w:t xml:space="preserve">High IG</w:t>
            </w:r>
          </w:p>
        </w:tc>
        <w:tc>
          <w:tcPr/>
          <w:p>
            <w:pPr>
              <w:pStyle w:val="Compact"/>
              <w:jc w:val="right"/>
            </w:pPr>
            <w:r>
              <w:t xml:space="preserve">Low IG</w:t>
            </w:r>
          </w:p>
        </w:tc>
        <w:tc>
          <w:tcPr/>
          <w:p>
            <w:pPr>
              <w:pStyle w:val="Compact"/>
              <w:jc w:val="right"/>
            </w:pPr>
            <w:r>
              <w:t xml:space="preserve">Crossover</w:t>
            </w:r>
          </w:p>
        </w:tc>
        <w:tc>
          <w:tcPr/>
          <w:p>
            <w:pPr>
              <w:pStyle w:val="Compact"/>
              <w:jc w:val="right"/>
            </w:pPr>
            <w:r>
              <w:t xml:space="preserve">High yield</w:t>
            </w:r>
          </w:p>
        </w:tc>
        <w:tc>
          <w:tcPr/>
          <w:p>
            <w:pPr>
              <w:pStyle w:val="Compact"/>
              <w:jc w:val="right"/>
            </w:pPr>
            <w:r>
              <w:t xml:space="preserve">Distressed</w:t>
            </w:r>
          </w:p>
        </w:tc>
      </w:tr>
      <w:tr>
        <w:tc>
          <w:tcPr/>
          <w:p>
            <w:pPr>
              <w:pStyle w:val="Compact"/>
              <w:jc w:val="left"/>
            </w:pPr>
            <w:r>
              <w:t xml:space="preserve">Revenue (USD m)</w:t>
            </w:r>
          </w:p>
        </w:tc>
        <w:tc>
          <w:tcPr/>
          <w:p>
            <w:pPr>
              <w:pStyle w:val="Compact"/>
              <w:jc w:val="right"/>
            </w:pPr>
            <w:r>
              <w:t xml:space="preserve">40000 to 180000</w:t>
            </w:r>
          </w:p>
        </w:tc>
        <w:tc>
          <w:tcPr/>
          <w:p>
            <w:pPr>
              <w:pStyle w:val="Compact"/>
              <w:jc w:val="right"/>
            </w:pPr>
            <w:r>
              <w:t xml:space="preserve">8000 to 60000</w:t>
            </w:r>
          </w:p>
        </w:tc>
        <w:tc>
          <w:tcPr/>
          <w:p>
            <w:pPr>
              <w:pStyle w:val="Compact"/>
              <w:jc w:val="right"/>
            </w:pPr>
            <w:r>
              <w:t xml:space="preserve">2000 to 20000</w:t>
            </w:r>
          </w:p>
        </w:tc>
        <w:tc>
          <w:tcPr/>
          <w:p>
            <w:pPr>
              <w:pStyle w:val="Compact"/>
              <w:jc w:val="right"/>
            </w:pPr>
            <w:r>
              <w:t xml:space="preserve">500 to 8000</w:t>
            </w:r>
          </w:p>
        </w:tc>
        <w:tc>
          <w:tcPr/>
          <w:p>
            <w:pPr>
              <w:pStyle w:val="Compact"/>
              <w:jc w:val="right"/>
            </w:pPr>
            <w:r>
              <w:t xml:space="preserve">100 to 3000</w:t>
            </w:r>
          </w:p>
        </w:tc>
      </w:tr>
      <w:tr>
        <w:tc>
          <w:tcPr/>
          <w:p>
            <w:pPr>
              <w:pStyle w:val="Compact"/>
              <w:jc w:val="left"/>
            </w:pPr>
            <w:r>
              <w:t xml:space="preserve">Revenue growth (%)</w:t>
            </w:r>
          </w:p>
        </w:tc>
        <w:tc>
          <w:tcPr/>
          <w:p>
            <w:pPr>
              <w:pStyle w:val="Compact"/>
              <w:jc w:val="right"/>
            </w:pPr>
            <w:r>
              <w:t xml:space="preserve">2 to 9</w:t>
            </w:r>
          </w:p>
        </w:tc>
        <w:tc>
          <w:tcPr/>
          <w:p>
            <w:pPr>
              <w:pStyle w:val="Compact"/>
              <w:jc w:val="right"/>
            </w:pPr>
            <w:r>
              <w:t xml:space="preserve">1 to 7</w:t>
            </w:r>
          </w:p>
        </w:tc>
        <w:tc>
          <w:tcPr/>
          <w:p>
            <w:pPr>
              <w:pStyle w:val="Compact"/>
              <w:jc w:val="right"/>
            </w:pPr>
            <w:r>
              <w:t xml:space="preserve">-2 to 6</w:t>
            </w:r>
          </w:p>
        </w:tc>
        <w:tc>
          <w:tcPr/>
          <w:p>
            <w:pPr>
              <w:pStyle w:val="Compact"/>
              <w:jc w:val="right"/>
            </w:pPr>
            <w:r>
              <w:t xml:space="preserve">-5 to 6</w:t>
            </w:r>
          </w:p>
        </w:tc>
        <w:tc>
          <w:tcPr/>
          <w:p>
            <w:pPr>
              <w:pStyle w:val="Compact"/>
              <w:jc w:val="right"/>
            </w:pPr>
            <w:r>
              <w:t xml:space="preserve">-18 to 2</w:t>
            </w:r>
          </w:p>
        </w:tc>
      </w:tr>
      <w:tr>
        <w:tc>
          <w:tcPr/>
          <w:p>
            <w:pPr>
              <w:pStyle w:val="Compact"/>
              <w:jc w:val="left"/>
            </w:pPr>
            <w:r>
              <w:t xml:space="preserve">EBITDA margin (%)</w:t>
            </w:r>
          </w:p>
        </w:tc>
        <w:tc>
          <w:tcPr/>
          <w:p>
            <w:pPr>
              <w:pStyle w:val="Compact"/>
              <w:jc w:val="right"/>
            </w:pPr>
            <w:r>
              <w:t xml:space="preserve">22 to 38</w:t>
            </w:r>
          </w:p>
        </w:tc>
        <w:tc>
          <w:tcPr/>
          <w:p>
            <w:pPr>
              <w:pStyle w:val="Compact"/>
              <w:jc w:val="right"/>
            </w:pPr>
            <w:r>
              <w:t xml:space="preserve">15 to 27</w:t>
            </w:r>
          </w:p>
        </w:tc>
        <w:tc>
          <w:tcPr/>
          <w:p>
            <w:pPr>
              <w:pStyle w:val="Compact"/>
              <w:jc w:val="right"/>
            </w:pPr>
            <w:r>
              <w:t xml:space="preserve">11 to 20</w:t>
            </w:r>
          </w:p>
        </w:tc>
        <w:tc>
          <w:tcPr/>
          <w:p>
            <w:pPr>
              <w:pStyle w:val="Compact"/>
              <w:jc w:val="right"/>
            </w:pPr>
            <w:r>
              <w:t xml:space="preserve">7 to 16</w:t>
            </w:r>
          </w:p>
        </w:tc>
        <w:tc>
          <w:tcPr/>
          <w:p>
            <w:pPr>
              <w:pStyle w:val="Compact"/>
              <w:jc w:val="right"/>
            </w:pPr>
            <w:r>
              <w:t xml:space="preserve">0 to 9</w:t>
            </w:r>
          </w:p>
        </w:tc>
      </w:tr>
      <w:tr>
        <w:tc>
          <w:tcPr/>
          <w:p>
            <w:pPr>
              <w:pStyle w:val="Compact"/>
              <w:jc w:val="left"/>
            </w:pPr>
            <w:r>
              <w:t xml:space="preserve">Net debt / EBITDA (×)</w:t>
            </w:r>
          </w:p>
        </w:tc>
        <w:tc>
          <w:tcPr/>
          <w:p>
            <w:pPr>
              <w:pStyle w:val="Compact"/>
              <w:jc w:val="right"/>
            </w:pPr>
            <w:r>
              <w:t xml:space="preserve">0.2 to 1.3</w:t>
            </w:r>
          </w:p>
        </w:tc>
        <w:tc>
          <w:tcPr/>
          <w:p>
            <w:pPr>
              <w:pStyle w:val="Compact"/>
              <w:jc w:val="right"/>
            </w:pPr>
            <w:r>
              <w:t xml:space="preserve">1.3 to 2.8</w:t>
            </w:r>
          </w:p>
        </w:tc>
        <w:tc>
          <w:tcPr/>
          <w:p>
            <w:pPr>
              <w:pStyle w:val="Compact"/>
              <w:jc w:val="right"/>
            </w:pPr>
            <w:r>
              <w:t xml:space="preserve">2.8 to 4.2</w:t>
            </w:r>
          </w:p>
        </w:tc>
        <w:tc>
          <w:tcPr/>
          <w:p>
            <w:pPr>
              <w:pStyle w:val="Compact"/>
              <w:jc w:val="right"/>
            </w:pPr>
            <w:r>
              <w:t xml:space="preserve">4.2 to 6.5</w:t>
            </w:r>
          </w:p>
        </w:tc>
        <w:tc>
          <w:tcPr/>
          <w:p>
            <w:pPr>
              <w:pStyle w:val="Compact"/>
              <w:jc w:val="right"/>
            </w:pPr>
            <w:r>
              <w:t xml:space="preserve">6.5 to 12.0</w:t>
            </w:r>
          </w:p>
        </w:tc>
      </w:tr>
      <w:tr>
        <w:tc>
          <w:tcPr/>
          <w:p>
            <w:pPr>
              <w:pStyle w:val="Compact"/>
              <w:jc w:val="left"/>
            </w:pPr>
            <w:r>
              <w:t xml:space="preserve">EBITDA / interest (×)</w:t>
            </w:r>
          </w:p>
        </w:tc>
        <w:tc>
          <w:tcPr/>
          <w:p>
            <w:pPr>
              <w:pStyle w:val="Compact"/>
              <w:jc w:val="right"/>
            </w:pPr>
            <w:r>
              <w:t xml:space="preserve">14.0 to 40.0</w:t>
            </w:r>
          </w:p>
        </w:tc>
        <w:tc>
          <w:tcPr/>
          <w:p>
            <w:pPr>
              <w:pStyle w:val="Compact"/>
              <w:jc w:val="right"/>
            </w:pPr>
            <w:r>
              <w:t xml:space="preserve">6.0 to 13.0</w:t>
            </w:r>
          </w:p>
        </w:tc>
        <w:tc>
          <w:tcPr/>
          <w:p>
            <w:pPr>
              <w:pStyle w:val="Compact"/>
              <w:jc w:val="right"/>
            </w:pPr>
            <w:r>
              <w:t xml:space="preserve">3.0 to 6.0</w:t>
            </w:r>
          </w:p>
        </w:tc>
        <w:tc>
          <w:tcPr/>
          <w:p>
            <w:pPr>
              <w:pStyle w:val="Compact"/>
              <w:jc w:val="right"/>
            </w:pPr>
            <w:r>
              <w:t xml:space="preserve">1.6 to 3.2</w:t>
            </w:r>
          </w:p>
        </w:tc>
        <w:tc>
          <w:tcPr/>
          <w:p>
            <w:pPr>
              <w:pStyle w:val="Compact"/>
              <w:jc w:val="right"/>
            </w:pPr>
            <w:r>
              <w:t xml:space="preserve">0.4 to 1.6</w:t>
            </w:r>
          </w:p>
        </w:tc>
      </w:tr>
      <w:tr>
        <w:tc>
          <w:tcPr/>
          <w:p>
            <w:pPr>
              <w:pStyle w:val="Compact"/>
              <w:jc w:val="left"/>
            </w:pPr>
            <w:r>
              <w:t xml:space="preserve">FCF margin (%)</w:t>
            </w:r>
          </w:p>
        </w:tc>
        <w:tc>
          <w:tcPr/>
          <w:p>
            <w:pPr>
              <w:pStyle w:val="Compact"/>
              <w:jc w:val="right"/>
            </w:pPr>
            <w:r>
              <w:t xml:space="preserve">9 to 18</w:t>
            </w:r>
          </w:p>
        </w:tc>
        <w:tc>
          <w:tcPr/>
          <w:p>
            <w:pPr>
              <w:pStyle w:val="Compact"/>
              <w:jc w:val="right"/>
            </w:pPr>
            <w:r>
              <w:t xml:space="preserve">4 to 10</w:t>
            </w:r>
          </w:p>
        </w:tc>
        <w:tc>
          <w:tcPr/>
          <w:p>
            <w:pPr>
              <w:pStyle w:val="Compact"/>
              <w:jc w:val="right"/>
            </w:pPr>
            <w:r>
              <w:t xml:space="preserve">0 to 6</w:t>
            </w:r>
          </w:p>
        </w:tc>
        <w:tc>
          <w:tcPr/>
          <w:p>
            <w:pPr>
              <w:pStyle w:val="Compact"/>
              <w:jc w:val="right"/>
            </w:pPr>
            <w:r>
              <w:t xml:space="preserve">-4 to 3</w:t>
            </w:r>
          </w:p>
        </w:tc>
        <w:tc>
          <w:tcPr/>
          <w:p>
            <w:pPr>
              <w:pStyle w:val="Compact"/>
              <w:jc w:val="right"/>
            </w:pPr>
            <w:r>
              <w:t xml:space="preserve">-14 to -1</w:t>
            </w:r>
          </w:p>
        </w:tc>
      </w:tr>
      <w:tr>
        <w:tc>
          <w:tcPr/>
          <w:p>
            <w:pPr>
              <w:pStyle w:val="Compact"/>
              <w:jc w:val="left"/>
            </w:pPr>
            <w:r>
              <w:t xml:space="preserve">Current ratio</w:t>
            </w:r>
          </w:p>
        </w:tc>
        <w:tc>
          <w:tcPr/>
          <w:p>
            <w:pPr>
              <w:pStyle w:val="Compact"/>
              <w:jc w:val="right"/>
            </w:pPr>
            <w:r>
              <w:t xml:space="preserve">1.4 to 2.4</w:t>
            </w:r>
          </w:p>
        </w:tc>
        <w:tc>
          <w:tcPr/>
          <w:p>
            <w:pPr>
              <w:pStyle w:val="Compact"/>
              <w:jc w:val="right"/>
            </w:pPr>
            <w:r>
              <w:t xml:space="preserve">1.1 to 1.8</w:t>
            </w:r>
          </w:p>
        </w:tc>
        <w:tc>
          <w:tcPr/>
          <w:p>
            <w:pPr>
              <w:pStyle w:val="Compact"/>
              <w:jc w:val="right"/>
            </w:pPr>
            <w:r>
              <w:t xml:space="preserve">0.9 to 1.4</w:t>
            </w:r>
          </w:p>
        </w:tc>
        <w:tc>
          <w:tcPr/>
          <w:p>
            <w:pPr>
              <w:pStyle w:val="Compact"/>
              <w:jc w:val="right"/>
            </w:pPr>
            <w:r>
              <w:t xml:space="preserve">0.7 to 1.2</w:t>
            </w:r>
          </w:p>
        </w:tc>
        <w:tc>
          <w:tcPr/>
          <w:p>
            <w:pPr>
              <w:pStyle w:val="Compact"/>
              <w:jc w:val="right"/>
            </w:pPr>
            <w:r>
              <w:t xml:space="preserve">0.4 to 0.9</w:t>
            </w:r>
          </w:p>
        </w:tc>
      </w:tr>
      <w:tr>
        <w:tc>
          <w:tcPr/>
          <w:p>
            <w:pPr>
              <w:pStyle w:val="Compact"/>
              <w:jc w:val="left"/>
            </w:pPr>
            <w:r>
              <w:t xml:space="preserve">Retained earnings / assets</w:t>
            </w:r>
          </w:p>
        </w:tc>
        <w:tc>
          <w:tcPr/>
          <w:p>
            <w:pPr>
              <w:pStyle w:val="Compact"/>
              <w:jc w:val="right"/>
            </w:pPr>
            <w:r>
              <w:t xml:space="preserve">0.35 to 0.60</w:t>
            </w:r>
          </w:p>
        </w:tc>
        <w:tc>
          <w:tcPr/>
          <w:p>
            <w:pPr>
              <w:pStyle w:val="Compact"/>
              <w:jc w:val="right"/>
            </w:pPr>
            <w:r>
              <w:t xml:space="preserve">0.18 to 0.40</w:t>
            </w:r>
          </w:p>
        </w:tc>
        <w:tc>
          <w:tcPr/>
          <w:p>
            <w:pPr>
              <w:pStyle w:val="Compact"/>
              <w:jc w:val="right"/>
            </w:pPr>
            <w:r>
              <w:t xml:space="preserve">0.05 to 0.22</w:t>
            </w:r>
          </w:p>
        </w:tc>
        <w:tc>
          <w:tcPr/>
          <w:p>
            <w:pPr>
              <w:pStyle w:val="Compact"/>
              <w:jc w:val="right"/>
            </w:pPr>
            <w:r>
              <w:t xml:space="preserve">-0.05 to 0.10</w:t>
            </w:r>
          </w:p>
        </w:tc>
        <w:tc>
          <w:tcPr/>
          <w:p>
            <w:pPr>
              <w:pStyle w:val="Compact"/>
              <w:jc w:val="right"/>
            </w:pPr>
            <w:r>
              <w:t xml:space="preserve">-0.40 to -0.02</w:t>
            </w:r>
          </w:p>
        </w:tc>
      </w:tr>
      <w:tr>
        <w:tc>
          <w:tcPr/>
          <w:p>
            <w:pPr>
              <w:pStyle w:val="Compact"/>
              <w:jc w:val="left"/>
            </w:pPr>
            <w:r>
              <w:t xml:space="preserve">Working capital / assets</w:t>
            </w:r>
          </w:p>
        </w:tc>
        <w:tc>
          <w:tcPr/>
          <w:p>
            <w:pPr>
              <w:pStyle w:val="Compact"/>
              <w:jc w:val="right"/>
            </w:pPr>
            <w:r>
              <w:t xml:space="preserve">0.15 to 0.32</w:t>
            </w:r>
          </w:p>
        </w:tc>
        <w:tc>
          <w:tcPr/>
          <w:p>
            <w:pPr>
              <w:pStyle w:val="Compact"/>
              <w:jc w:val="right"/>
            </w:pPr>
            <w:r>
              <w:t xml:space="preserve">0.06 to 0.20</w:t>
            </w:r>
          </w:p>
        </w:tc>
        <w:tc>
          <w:tcPr/>
          <w:p>
            <w:pPr>
              <w:pStyle w:val="Compact"/>
              <w:jc w:val="right"/>
            </w:pPr>
            <w:r>
              <w:t xml:space="preserve">-0.02 to 0.12</w:t>
            </w:r>
          </w:p>
        </w:tc>
        <w:tc>
          <w:tcPr/>
          <w:p>
            <w:pPr>
              <w:pStyle w:val="Compact"/>
              <w:jc w:val="right"/>
            </w:pPr>
            <w:r>
              <w:t xml:space="preserve">-0.08 to 0.06</w:t>
            </w:r>
          </w:p>
        </w:tc>
        <w:tc>
          <w:tcPr/>
          <w:p>
            <w:pPr>
              <w:pStyle w:val="Compact"/>
              <w:jc w:val="right"/>
            </w:pPr>
            <w:r>
              <w:t xml:space="preserve">-0.25 to -0.02</w:t>
            </w:r>
          </w:p>
        </w:tc>
      </w:tr>
    </w:tbl>
    <w:bookmarkEnd w:id="35"/>
    <w:p>
      <w:pPr>
        <w:pStyle w:val="BodyText"/>
      </w:pPr>
      <w:bookmarkStart w:id="36" w:name="tab:robust"/>
      <w:bookmarkEnd w:id="36"/>
      <w:ins w:id="2214" w:author="S. Chincholikar and R. Chawla" w:date="2026-10-07T00:00:00Z">
        <w:r>
          <w:rPr/>
          <w:t xml:space="preserve"> </w:t>
        </w:r>
      </w:ins>
    </w:p>
    <w:bookmarkStart w:id="37" w:name="tab:robust"/>
    <w:p>
      <w:pPr>
        <w:pStyle w:val="TableCaption"/>
      </w:pPr>
      <w:ins w:id="2215" w:author="S. Chincholikar and R. Chawla" w:date="2026-10-07T00:00:00Z">
        <w:r>
          <w:rPr/>
          <w:t xml:space="preserve">Robustness of the terse-framing coefficient. Net = placebo-adjusted coefficient. Exp-n. = expected-notch slope from rating-token log-probabilities. Noise SD = mean within-cell notch standard deviation across replicate seeds. Probit = Amato–Furfine ordered-probit estimate, converted from the latent scale to notches per step. Expected-notch estimates are unavailable for Gemini and for GPT-6 Astra because neither returns rating-token log-probabilities. Gemini Flash-Lite’s 0.000 Noise SD is exact.</w:t>
        </w:r>
      </w:ins>
    </w:p>
    <w:tbl>
      <w:tblPr>
        <w:tblStyle w:val="Table"/>
        <w:tblW w:type="auto" w:w="0"/>
        <w:tblLook w:firstRow="1" w:lastRow="0" w:firstColumn="0" w:lastColumn="0" w:noHBand="0" w:noVBand="0" w:val="0020"/>
        <w:tblCaption w:val="Robustness of the terse-framing coefficient. Net = placebo-adjusted coefficient. Exp-n. = expected-notch slope from rating-token log-probabilities. Noise SD = mean within-cell notch standard deviation across replicate seeds. Probit = Amato–Furfine ordered-probit estimate, converted from the latent scale to notches per step. Expected-notch estimates are unavailable for Gemini and for GPT-6 Astra because neither returns rating-token log-probabilities. Gemini Flash-Lite’s 0.000 Noise SD is exact."/>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β</w:t>
            </w:r>
          </w:p>
        </w:tc>
        <w:tc>
          <w:tcPr/>
          <w:p>
            <w:pPr>
              <w:pStyle w:val="Compact"/>
              <w:jc w:val="right"/>
            </w:pPr>
            <w:r>
              <w:t xml:space="preserve">Net</w:t>
            </w:r>
          </w:p>
        </w:tc>
        <w:tc>
          <w:tcPr/>
          <w:p>
            <w:pPr>
              <w:pStyle w:val="Compact"/>
            </w:pPr>
          </w:p>
        </w:tc>
        <w:tc>
          <w:tcPr/>
          <w:p>
            <w:pPr>
              <w:pStyle w:val="Compact"/>
            </w:pPr>
          </w:p>
        </w:tc>
        <w:tc>
          <w:tcPr/>
          <w:p>
            <w:pPr>
              <w:pStyle w:val="Compact"/>
              <w:jc w:val="right"/>
            </w:pPr>
            <w:r>
              <w:t xml:space="preserve">Noise SD</w:t>
            </w:r>
          </w:p>
        </w:tc>
        <w:tc>
          <w:tcPr/>
          <w:p>
            <w:pPr>
              <w:pStyle w:val="Compact"/>
              <w:jc w:val="right"/>
            </w:pPr>
            <w:r>
              <w:t xml:space="preserve">Probit</w:t>
            </w:r>
          </w:p>
        </w:tc>
      </w:tr>
      <w:tr>
        <w:tc>
          <w:tcPr/>
          <w:p>
            <w:pPr>
              <w:pStyle w:val="Compact"/>
              <w:jc w:val="left"/>
            </w:pPr>
            <w:r>
              <w:t xml:space="preserve">Gemini Pro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GPT-6 Astra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Gemini Flash</w:t>
            </w:r>
          </w:p>
        </w:tc>
        <w:tc>
          <w:tcPr/>
          <w:p>
            <w:pPr>
              <w:pStyle w:val="Compact"/>
              <w:jc w:val="right"/>
            </w:pPr>
            <w:r>
              <w:t xml:space="preserve">0.230</w:t>
            </w:r>
          </w:p>
        </w:tc>
        <w:tc>
          <w:tcPr/>
          <w:p>
            <w:pPr>
              <w:pStyle w:val="Compact"/>
              <w:jc w:val="right"/>
            </w:pPr>
            <w:r>
              <w:t xml:space="preserve">0.190</w:t>
            </w:r>
          </w:p>
        </w:tc>
        <w:tc>
          <w:tcPr/>
          <w:p>
            <w:pPr>
              <w:pStyle w:val="Compact"/>
            </w:pPr>
          </w:p>
        </w:tc>
        <w:tc>
          <w:tcPr/>
          <w:p>
            <w:pPr>
              <w:pStyle w:val="Compact"/>
            </w:pPr>
          </w:p>
        </w:tc>
        <w:tc>
          <w:tcPr/>
          <w:p>
            <w:pPr>
              <w:pStyle w:val="Compact"/>
              <w:jc w:val="right"/>
            </w:pPr>
            <w:r>
              <w:t xml:space="preserve">0.020</w:t>
            </w:r>
          </w:p>
        </w:tc>
        <w:tc>
          <w:tcPr/>
          <w:p>
            <w:pPr>
              <w:pStyle w:val="Compact"/>
              <w:jc w:val="right"/>
            </w:pPr>
            <w:r>
              <w:t xml:space="preserve">0.272</w:t>
            </w:r>
          </w:p>
        </w:tc>
      </w:tr>
      <w:tr>
        <w:tc>
          <w:tcPr/>
          <w:p>
            <w:pPr>
              <w:pStyle w:val="Compact"/>
              <w:jc w:val="left"/>
            </w:pPr>
            <w:r>
              <w:t xml:space="preserve">Gemini Flash-Lite</w:t>
            </w:r>
          </w:p>
        </w:tc>
        <w:tc>
          <w:tcPr/>
          <w:p>
            <w:pPr>
              <w:pStyle w:val="Compact"/>
              <w:jc w:val="right"/>
            </w:pPr>
            <w:r>
              <w:t xml:space="preserve">0.285</w:t>
            </w:r>
          </w:p>
        </w:tc>
        <w:tc>
          <w:tcPr/>
          <w:p>
            <w:pPr>
              <w:pStyle w:val="Compact"/>
              <w:jc w:val="right"/>
            </w:pPr>
            <w:r>
              <w:t xml:space="preserve">0.268</w:t>
            </w:r>
          </w:p>
        </w:tc>
        <w:tc>
          <w:tcPr/>
          <w:p>
            <w:pPr>
              <w:pStyle w:val="Compact"/>
            </w:pPr>
          </w:p>
        </w:tc>
        <w:tc>
          <w:tcPr/>
          <w:p>
            <w:pPr>
              <w:pStyle w:val="Compact"/>
            </w:pPr>
          </w:p>
        </w:tc>
        <w:tc>
          <w:tcPr/>
          <w:p>
            <w:pPr>
              <w:pStyle w:val="Compact"/>
              <w:jc w:val="right"/>
            </w:pPr>
            <w:r>
              <w:t xml:space="preserve">0.000</w:t>
            </w:r>
          </w:p>
        </w:tc>
        <w:tc>
          <w:tcPr/>
          <w:p>
            <w:pPr>
              <w:pStyle w:val="Compact"/>
              <w:jc w:val="right"/>
            </w:pPr>
            <w:r>
              <w:t xml:space="preserve">0.235</w:t>
            </w:r>
          </w:p>
        </w:tc>
      </w:tr>
      <w:tr>
        <w:tc>
          <w:tcPr/>
          <w:p>
            <w:pPr>
              <w:pStyle w:val="Compact"/>
              <w:jc w:val="left"/>
            </w:pPr>
            <w:r>
              <w:t xml:space="preserve">GPT-4o</w:t>
            </w:r>
          </w:p>
        </w:tc>
        <w:tc>
          <w:tcPr/>
          <w:p>
            <w:pPr>
              <w:pStyle w:val="Compact"/>
              <w:jc w:val="right"/>
            </w:pPr>
            <w:r>
              <w:t xml:space="preserve">0.387</w:t>
            </w:r>
          </w:p>
        </w:tc>
        <w:tc>
          <w:tcPr/>
          <w:p>
            <w:pPr>
              <w:pStyle w:val="Compact"/>
              <w:jc w:val="right"/>
            </w:pPr>
            <w:r>
              <w:t xml:space="preserve">0.367</w:t>
            </w:r>
          </w:p>
        </w:tc>
        <w:tc>
          <w:tcPr/>
          <w:p>
            <w:pPr>
              <w:pStyle w:val="Compact"/>
            </w:pPr>
          </w:p>
        </w:tc>
        <w:tc>
          <w:tcPr/>
          <w:p>
            <w:pPr>
              <w:pStyle w:val="Compact"/>
            </w:pPr>
          </w:p>
        </w:tc>
        <w:tc>
          <w:tcPr/>
          <w:p>
            <w:pPr>
              <w:pStyle w:val="Compact"/>
              <w:jc w:val="right"/>
            </w:pPr>
            <w:r>
              <w:t xml:space="preserve">0.025</w:t>
            </w:r>
          </w:p>
        </w:tc>
        <w:tc>
          <w:tcPr/>
          <w:p>
            <w:pPr>
              <w:pStyle w:val="Compact"/>
              <w:jc w:val="right"/>
            </w:pPr>
            <w:r>
              <w:t xml:space="preserve">0.403</w:t>
            </w:r>
          </w:p>
        </w:tc>
      </w:tr>
      <w:tr>
        <w:tc>
          <w:tcPr/>
          <w:p>
            <w:pPr>
              <w:pStyle w:val="Compact"/>
              <w:jc w:val="left"/>
            </w:pPr>
            <w:r>
              <w:t xml:space="preserve">GPT-4.1-mini</w:t>
            </w:r>
          </w:p>
        </w:tc>
        <w:tc>
          <w:tcPr/>
          <w:p>
            <w:pPr>
              <w:pStyle w:val="Compact"/>
              <w:jc w:val="right"/>
            </w:pPr>
            <w:r>
              <w:t xml:space="preserve">0.471</w:t>
            </w:r>
          </w:p>
        </w:tc>
        <w:tc>
          <w:tcPr/>
          <w:p>
            <w:pPr>
              <w:pStyle w:val="Compact"/>
              <w:jc w:val="right"/>
            </w:pPr>
            <w:r>
              <w:t xml:space="preserve">0.464</w:t>
            </w:r>
          </w:p>
        </w:tc>
        <w:tc>
          <w:tcPr/>
          <w:p>
            <w:pPr>
              <w:pStyle w:val="Compact"/>
            </w:pPr>
          </w:p>
        </w:tc>
        <w:tc>
          <w:tcPr/>
          <w:p>
            <w:pPr>
              <w:pStyle w:val="Compact"/>
            </w:pPr>
          </w:p>
        </w:tc>
        <w:tc>
          <w:tcPr/>
          <w:p>
            <w:pPr>
              <w:pStyle w:val="Compact"/>
              <w:jc w:val="right"/>
            </w:pPr>
            <w:r>
              <w:t xml:space="preserve">0.086</w:t>
            </w:r>
          </w:p>
        </w:tc>
        <w:tc>
          <w:tcPr/>
          <w:p>
            <w:pPr>
              <w:pStyle w:val="Compact"/>
              <w:jc w:val="right"/>
            </w:pPr>
            <w:r>
              <w:t xml:space="preserve">0.307</w:t>
            </w:r>
          </w:p>
        </w:tc>
      </w:tr>
      <w:tr>
        <w:tc>
          <w:tcPr/>
          <w:p>
            <w:pPr>
              <w:pStyle w:val="Compact"/>
              <w:jc w:val="left"/>
            </w:pPr>
            <w:r>
              <w:t xml:space="preserve">GPT-4o-mini</w:t>
            </w:r>
          </w:p>
        </w:tc>
        <w:tc>
          <w:tcPr/>
          <w:p>
            <w:pPr>
              <w:pStyle w:val="Compact"/>
              <w:jc w:val="right"/>
            </w:pPr>
            <w:r>
              <w:t xml:space="preserve">0.775</w:t>
            </w:r>
          </w:p>
        </w:tc>
        <w:tc>
          <w:tcPr/>
          <w:p>
            <w:pPr>
              <w:pStyle w:val="Compact"/>
              <w:jc w:val="right"/>
            </w:pPr>
            <w:r>
              <w:t xml:space="preserve">0.646</w:t>
            </w:r>
          </w:p>
        </w:tc>
        <w:tc>
          <w:tcPr/>
          <w:p>
            <w:pPr>
              <w:pStyle w:val="Compact"/>
            </w:pPr>
          </w:p>
        </w:tc>
        <w:tc>
          <w:tcPr/>
          <w:p>
            <w:pPr>
              <w:pStyle w:val="Compact"/>
            </w:pPr>
          </w:p>
        </w:tc>
        <w:tc>
          <w:tcPr/>
          <w:p>
            <w:pPr>
              <w:pStyle w:val="Compact"/>
              <w:jc w:val="right"/>
            </w:pPr>
            <w:r>
              <w:t xml:space="preserve">0.072</w:t>
            </w:r>
          </w:p>
        </w:tc>
        <w:tc>
          <w:tcPr/>
          <w:p>
            <w:pPr>
              <w:pStyle w:val="Compact"/>
              <w:jc w:val="right"/>
            </w:pPr>
            <w:r>
              <w:t xml:space="preserve">0.726</w:t>
            </w:r>
          </w:p>
        </w:tc>
      </w:tr>
    </w:tbl>
    <w:bookmarkEnd w:id="37"/>
    <w:bookmarkEnd w:id="38"/>
    <w:bookmarkStart w:id="56" w:name="app:prompts"/>
    <w:p>
      <w:pPr>
        <w:pStyle w:val="Heading1"/>
      </w:pPr>
      <w:r>
        <w:t xml:space="preserve">Prompts</w:t>
      </w:r>
    </w:p>
    <w:p>
      <w:pPr>
        <w:pStyle w:val="FirstParagraph"/>
      </w:pPr>
      <w:r>
        <w:t xml:space="preserve">The prompt framings and the macro and placebo blocks below are extracted programmatically from the</w:t>
      </w:r>
      <w:r>
        <w:t xml:space="preserve"> </w:t>
      </w:r>
      <w:r>
        <w:t xml:space="preserve">capture code (</w:t>
      </w:r>
      <w:r>
        <w:rPr>
          <w:rStyle w:val="VerbatimChar"/>
        </w:rPr>
        <w:t xml:space="preserve">agent.py</w:t>
      </w:r>
      <w:r>
        <w:t xml:space="preserve">) and reproduce the executed instrument verbatim.</w:t>
      </w:r>
    </w:p>
    <w:bookmarkStart w:id="43" w:name="app:framings"/>
    <w:p>
      <w:pPr>
        <w:pStyle w:val="Heading2"/>
      </w:pPr>
      <w:r>
        <w:t xml:space="preserve">Prompt framings</w:t>
      </w:r>
    </w:p>
    <w:p>
      <w:pPr>
        <w:pStyle w:val="FirstParagraph"/>
      </w:pPr>
      <w:r>
        <w:t xml:space="preserve">The four instruction framings (system prompt), verbatim as executed:</w:t>
      </w:r>
    </w:p>
    <w:bookmarkStart w:id="39" w:name="v_terse"/>
    <w:p>
      <w:pPr>
        <w:pStyle w:val="Heading4"/>
      </w:pPr>
      <w:r>
        <w:rPr>
          <w:rStyle w:val="VerbatimChar"/>
        </w:rPr>
        <w:t xml:space="preserve">v_terse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to the company described, based on its fundamentals and the stated operating environment.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9"/>
    <w:bookmarkStart w:id="40" w:name="v_ttc"/>
    <w:p>
      <w:pPr>
        <w:pStyle w:val="Heading4"/>
      </w:pPr>
      <w:r>
        <w:rPr>
          <w:rStyle w:val="VerbatimChar"/>
        </w:rPr>
        <w:t xml:space="preserve">v_ttc</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THROUGH-THE-CYCLE methodology. Assign a long-term issuer credit rating that reflects the company's creditworthiness over a full economic cycle, deliberately LOOKING THROUGH transitory macroeconomic conditions rather than the current point in the cycle.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40"/>
    <w:bookmarkStart w:id="41" w:name="v_pit"/>
    <w:p>
      <w:pPr>
        <w:pStyle w:val="Heading4"/>
      </w:pPr>
      <w:r>
        <w:rPr>
          <w:rStyle w:val="VerbatimChar"/>
        </w:rPr>
        <w:t xml:space="preserve">v_pit</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POINT-IN-TIME methodology. Assign a long-term issuer credit rating that reflects the company's creditworthiness given CURRENT economic and financial conditions as described.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41"/>
    <w:bookmarkStart w:id="42" w:name="v_stable"/>
    <w:p>
      <w:pPr>
        <w:pStyle w:val="Heading4"/>
      </w:pPr>
      <w:r>
        <w:rPr>
          <w:rStyle w:val="VerbatimChar"/>
        </w:rPr>
        <w:t xml:space="preserve">v_stable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that is STABLE and does not change much in response to short-term conditions.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42"/>
    <w:bookmarkEnd w:id="43"/>
    <w:bookmarkStart w:id="49" w:name="app:macro"/>
    <w:p>
      <w:pPr>
        <w:pStyle w:val="Heading2"/>
      </w:pPr>
      <w:r>
        <w:t xml:space="preserve">Macro-environment blocks</w:t>
      </w:r>
    </w:p>
    <w:p>
      <w:pPr>
        <w:pStyle w:val="FirstParagraph"/>
      </w:pPr>
      <w:r>
        <w:t xml:space="preserve">Prepended to the byte-identical fundamentals; only these five blocks differ across the severity axis:</w:t>
      </w:r>
    </w:p>
    <w:bookmarkStart w:id="44" w:name="boom"/>
    <w:p>
      <w:pPr>
        <w:pStyle w:val="Heading4"/>
      </w:pPr>
      <w:r>
        <w:t xml:space="preserve">boom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+4.5%</w:t>
      </w:r>
      <w:r>
        <w:br/>
      </w:r>
      <w:r>
        <w:rPr>
          <w:rStyle w:val="VerbatimChar"/>
        </w:rPr>
        <w:t xml:space="preserve">  - Unemployment rate: 3.4%</w:t>
      </w:r>
      <w:r>
        <w:br/>
      </w:r>
      <w:r>
        <w:rPr>
          <w:rStyle w:val="VerbatimChar"/>
        </w:rPr>
        <w:t xml:space="preserve">  - Investment-grade corporate credit spread: 95 bps</w:t>
      </w:r>
      <w:r>
        <w:br/>
      </w:r>
      <w:r>
        <w:rPr>
          <w:rStyle w:val="VerbatimChar"/>
        </w:rPr>
        <w:t xml:space="preserve">  - Trailing 12-month corporate default rate: 0.6%</w:t>
      </w:r>
      <w:r>
        <w:br/>
      </w:r>
      <w:r>
        <w:rPr>
          <w:rStyle w:val="VerbatimChar"/>
        </w:rPr>
        <w:t xml:space="preserve">  - Bank lending standards: easing broadly</w:t>
      </w:r>
    </w:p>
    <w:bookmarkEnd w:id="44"/>
    <w:bookmarkStart w:id="45" w:name="expansion"/>
    <w:p>
      <w:pPr>
        <w:pStyle w:val="Heading4"/>
      </w:pPr>
      <w:r>
        <w:t xml:space="preserve">expansion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+2.6%</w:t>
      </w:r>
      <w:r>
        <w:br/>
      </w:r>
      <w:r>
        <w:rPr>
          <w:rStyle w:val="VerbatimChar"/>
        </w:rPr>
        <w:t xml:space="preserve">  - Unemployment rate: 4.2%</w:t>
      </w:r>
      <w:r>
        <w:br/>
      </w:r>
      <w:r>
        <w:rPr>
          <w:rStyle w:val="VerbatimChar"/>
        </w:rPr>
        <w:t xml:space="preserve">  - Investment-grade corporate credit spread: 135 bps</w:t>
      </w:r>
      <w:r>
        <w:br/>
      </w:r>
      <w:r>
        <w:rPr>
          <w:rStyle w:val="VerbatimChar"/>
        </w:rPr>
        <w:t xml:space="preserve">  - Trailing 12-month corporate default rate: 1.4%</w:t>
      </w:r>
      <w:r>
        <w:br/>
      </w:r>
      <w:r>
        <w:rPr>
          <w:rStyle w:val="VerbatimChar"/>
        </w:rPr>
        <w:t xml:space="preserve">  - Bank lending standards: modestly easing</w:t>
      </w:r>
    </w:p>
    <w:bookmarkEnd w:id="45"/>
    <w:bookmarkStart w:id="46" w:name="neutral"/>
    <w:p>
      <w:pPr>
        <w:pStyle w:val="Heading4"/>
      </w:pPr>
      <w:r>
        <w:t xml:space="preserve">neutral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+1.8%</w:t>
      </w:r>
      <w:r>
        <w:br/>
      </w:r>
      <w:r>
        <w:rPr>
          <w:rStyle w:val="VerbatimChar"/>
        </w:rPr>
        <w:t xml:space="preserve">  - Unemployment rate: 5.0%</w:t>
      </w:r>
      <w:r>
        <w:br/>
      </w:r>
      <w:r>
        <w:rPr>
          <w:rStyle w:val="VerbatimChar"/>
        </w:rPr>
        <w:t xml:space="preserve">  - Investment-grade corporate credit spread: 175 bps</w:t>
      </w:r>
      <w:r>
        <w:br/>
      </w:r>
      <w:r>
        <w:rPr>
          <w:rStyle w:val="VerbatimChar"/>
        </w:rPr>
        <w:t xml:space="preserve">  - Trailing 12-month corporate default rate: 2.3%</w:t>
      </w:r>
      <w:r>
        <w:br/>
      </w:r>
      <w:r>
        <w:rPr>
          <w:rStyle w:val="VerbatimChar"/>
        </w:rPr>
        <w:t xml:space="preserve">  - Bank lending standards: unchanged</w:t>
      </w:r>
    </w:p>
    <w:bookmarkEnd w:id="46"/>
    <w:bookmarkStart w:id="47" w:name="slowdown"/>
    <w:p>
      <w:pPr>
        <w:pStyle w:val="Heading4"/>
      </w:pPr>
      <w:r>
        <w:t xml:space="preserve">slowdown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-0.8%</w:t>
      </w:r>
      <w:r>
        <w:br/>
      </w:r>
      <w:r>
        <w:rPr>
          <w:rStyle w:val="VerbatimChar"/>
        </w:rPr>
        <w:t xml:space="preserve">  - Unemployment rate: 6.4%</w:t>
      </w:r>
      <w:r>
        <w:br/>
      </w:r>
      <w:r>
        <w:rPr>
          <w:rStyle w:val="VerbatimChar"/>
        </w:rPr>
        <w:t xml:space="preserve">  - Investment-grade corporate credit spread: 320 bps</w:t>
      </w:r>
      <w:r>
        <w:br/>
      </w:r>
      <w:r>
        <w:rPr>
          <w:rStyle w:val="VerbatimChar"/>
        </w:rPr>
        <w:t xml:space="preserve">  - Trailing 12-month corporate default rate: 4.1%</w:t>
      </w:r>
      <w:r>
        <w:br/>
      </w:r>
      <w:r>
        <w:rPr>
          <w:rStyle w:val="VerbatimChar"/>
        </w:rPr>
        <w:t xml:space="preserve">  - Bank lending standards: tightening</w:t>
      </w:r>
    </w:p>
    <w:bookmarkEnd w:id="47"/>
    <w:bookmarkStart w:id="48" w:name="severe_recession"/>
    <w:p>
      <w:pPr>
        <w:pStyle w:val="Heading4"/>
      </w:pPr>
      <w:r>
        <w:t xml:space="preserve">severe_recession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-3.6%</w:t>
      </w:r>
      <w:r>
        <w:br/>
      </w:r>
      <w:r>
        <w:rPr>
          <w:rStyle w:val="VerbatimChar"/>
        </w:rPr>
        <w:t xml:space="preserve">  - Unemployment rate: 8.9%</w:t>
      </w:r>
      <w:r>
        <w:br/>
      </w:r>
      <w:r>
        <w:rPr>
          <w:rStyle w:val="VerbatimChar"/>
        </w:rPr>
        <w:t xml:space="preserve">  - Investment-grade corporate credit spread: 620 bps</w:t>
      </w:r>
      <w:r>
        <w:br/>
      </w:r>
      <w:r>
        <w:rPr>
          <w:rStyle w:val="VerbatimChar"/>
        </w:rPr>
        <w:t xml:space="preserve">  - Trailing 12-month corporate default rate: 7.5%</w:t>
      </w:r>
      <w:r>
        <w:br/>
      </w:r>
      <w:r>
        <w:rPr>
          <w:rStyle w:val="VerbatimChar"/>
        </w:rPr>
        <w:t xml:space="preserve">  - Bank lending standards: sharply tightening</w:t>
      </w:r>
    </w:p>
    <w:bookmarkEnd w:id="48"/>
    <w:bookmarkEnd w:id="49"/>
    <w:bookmarkStart w:id="55" w:name="app:placebo"/>
    <w:p>
      <w:pPr>
        <w:pStyle w:val="Heading2"/>
      </w:pPr>
      <w:r>
        <w:t xml:space="preserve">Placebo blocks (credit-irrelevant control)</w:t>
      </w:r>
    </w:p>
    <w:p>
      <w:pPr>
        <w:pStyle w:val="FirstParagraph"/>
      </w:pPr>
      <w:r>
        <w:t xml:space="preserve">Matched in structure and number density, on a credit-irrelevant axis:</w:t>
      </w:r>
    </w:p>
    <w:bookmarkStart w:id="50" w:name="placebo_calm"/>
    <w:p>
      <w:pPr>
        <w:pStyle w:val="Heading4"/>
      </w:pPr>
      <w:r>
        <w:t xml:space="preserve">placebo_calm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+0.6 degC</w:t>
      </w:r>
      <w:r>
        <w:br/>
      </w:r>
      <w:r>
        <w:rPr>
          <w:rStyle w:val="VerbatimChar"/>
        </w:rPr>
        <w:t xml:space="preserve">  - Daylight hours vs annual mean: +4.5%</w:t>
      </w:r>
      <w:r>
        <w:br/>
      </w:r>
      <w:r>
        <w:rPr>
          <w:rStyle w:val="VerbatimChar"/>
        </w:rPr>
        <w:t xml:space="preserve">  - Monthly rainfall vs normal: 95 mm</w:t>
      </w:r>
      <w:r>
        <w:br/>
      </w:r>
      <w:r>
        <w:rPr>
          <w:rStyle w:val="VerbatimChar"/>
        </w:rPr>
        <w:t xml:space="preserve">  - Regional air-quality index: 38</w:t>
      </w:r>
      <w:r>
        <w:br/>
      </w:r>
      <w:r>
        <w:rPr>
          <w:rStyle w:val="VerbatimChar"/>
        </w:rPr>
        <w:t xml:space="preserve">  - Commuter traffic congestion: light</w:t>
      </w:r>
    </w:p>
    <w:bookmarkEnd w:id="50"/>
    <w:bookmarkStart w:id="51" w:name="placebo_mild"/>
    <w:p>
      <w:pPr>
        <w:pStyle w:val="Heading4"/>
      </w:pPr>
      <w:r>
        <w:t xml:space="preserve">placebo_mild</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+0.2 degC</w:t>
      </w:r>
      <w:r>
        <w:br/>
      </w:r>
      <w:r>
        <w:rPr>
          <w:rStyle w:val="VerbatimChar"/>
        </w:rPr>
        <w:t xml:space="preserve">  - Daylight hours vs annual mean: +2.6%</w:t>
      </w:r>
      <w:r>
        <w:br/>
      </w:r>
      <w:r>
        <w:rPr>
          <w:rStyle w:val="VerbatimChar"/>
        </w:rPr>
        <w:t xml:space="preserve">  - Monthly rainfall vs normal: 135 mm</w:t>
      </w:r>
      <w:r>
        <w:br/>
      </w:r>
      <w:r>
        <w:rPr>
          <w:rStyle w:val="VerbatimChar"/>
        </w:rPr>
        <w:t xml:space="preserve">  - Regional air-quality index: 52</w:t>
      </w:r>
      <w:r>
        <w:br/>
      </w:r>
      <w:r>
        <w:rPr>
          <w:rStyle w:val="VerbatimChar"/>
        </w:rPr>
        <w:t xml:space="preserve">  - Commuter traffic congestion: moderate</w:t>
      </w:r>
    </w:p>
    <w:bookmarkEnd w:id="51"/>
    <w:bookmarkStart w:id="52" w:name="placebo_normal"/>
    <w:p>
      <w:pPr>
        <w:pStyle w:val="Heading4"/>
      </w:pPr>
      <w:r>
        <w:t xml:space="preserve">placebo_normal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0.0 degC</w:t>
      </w:r>
      <w:r>
        <w:br/>
      </w:r>
      <w:r>
        <w:rPr>
          <w:rStyle w:val="VerbatimChar"/>
        </w:rPr>
        <w:t xml:space="preserve">  - Daylight hours vs annual mean: +1.8%</w:t>
      </w:r>
      <w:r>
        <w:br/>
      </w:r>
      <w:r>
        <w:rPr>
          <w:rStyle w:val="VerbatimChar"/>
        </w:rPr>
        <w:t xml:space="preserve">  - Monthly rainfall vs normal: 175 mm</w:t>
      </w:r>
      <w:r>
        <w:br/>
      </w:r>
      <w:r>
        <w:rPr>
          <w:rStyle w:val="VerbatimChar"/>
        </w:rPr>
        <w:t xml:space="preserve">  - Regional air-quality index: 60</w:t>
      </w:r>
      <w:r>
        <w:br/>
      </w:r>
      <w:r>
        <w:rPr>
          <w:rStyle w:val="VerbatimChar"/>
        </w:rPr>
        <w:t xml:space="preserve">  - Commuter traffic congestion: typical</w:t>
      </w:r>
    </w:p>
    <w:bookmarkEnd w:id="52"/>
    <w:bookmarkStart w:id="53" w:name="placebo_rough"/>
    <w:p>
      <w:pPr>
        <w:pStyle w:val="Heading4"/>
      </w:pPr>
      <w:r>
        <w:t xml:space="preserve">placebo_rough</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-0.4 degC</w:t>
      </w:r>
      <w:r>
        <w:br/>
      </w:r>
      <w:r>
        <w:rPr>
          <w:rStyle w:val="VerbatimChar"/>
        </w:rPr>
        <w:t xml:space="preserve">  - Daylight hours vs annual mean: -0.8%</w:t>
      </w:r>
      <w:r>
        <w:br/>
      </w:r>
      <w:r>
        <w:rPr>
          <w:rStyle w:val="VerbatimChar"/>
        </w:rPr>
        <w:t xml:space="preserve">  - Monthly rainfall vs normal: 320 mm</w:t>
      </w:r>
      <w:r>
        <w:br/>
      </w:r>
      <w:r>
        <w:rPr>
          <w:rStyle w:val="VerbatimChar"/>
        </w:rPr>
        <w:t xml:space="preserve">  - Regional air-quality index: 88</w:t>
      </w:r>
      <w:r>
        <w:br/>
      </w:r>
      <w:r>
        <w:rPr>
          <w:rStyle w:val="VerbatimChar"/>
        </w:rPr>
        <w:t xml:space="preserve">  - Commuter traffic congestion: heavy</w:t>
      </w:r>
    </w:p>
    <w:bookmarkEnd w:id="53"/>
    <w:bookmarkStart w:id="54" w:name="placebo_storm"/>
    <w:p>
      <w:pPr>
        <w:pStyle w:val="Heading4"/>
      </w:pPr>
      <w:r>
        <w:t xml:space="preserve">placebo_storm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-1.1 degC</w:t>
      </w:r>
      <w:r>
        <w:br/>
      </w:r>
      <w:r>
        <w:rPr>
          <w:rStyle w:val="VerbatimChar"/>
        </w:rPr>
        <w:t xml:space="preserve">  - Daylight hours vs annual mean: -3.6%</w:t>
      </w:r>
      <w:r>
        <w:br/>
      </w:r>
      <w:r>
        <w:rPr>
          <w:rStyle w:val="VerbatimChar"/>
        </w:rPr>
        <w:t xml:space="preserve">  - Monthly rainfall vs normal: 620 mm</w:t>
      </w:r>
      <w:r>
        <w:br/>
      </w:r>
      <w:r>
        <w:rPr>
          <w:rStyle w:val="VerbatimChar"/>
        </w:rPr>
        <w:t xml:space="preserve">  - Regional air-quality index: 140</w:t>
      </w:r>
      <w:r>
        <w:br/>
      </w:r>
      <w:r>
        <w:rPr>
          <w:rStyle w:val="VerbatimChar"/>
        </w:rPr>
        <w:t xml:space="preserve">  - Commuter traffic congestion: severe</w:t>
      </w:r>
    </w:p>
    <w:p>
      <w:pPr>
        <w:pStyle w:val="FirstParagraph"/>
      </w:pPr>
      <w:r>
        <w:t xml:space="preserve">29</w:t>
      </w:r>
      <w:r>
        <w:t xml:space="preserve"> </w:t>
      </w:r>
      <w:r>
        <w:t xml:space="preserve">natexlab</w:t>
      </w:r>
      <w:r>
        <w:t xml:space="preserve"> </w:t>
      </w:r>
      <w:r>
        <w:t xml:space="preserve">Aldasoro, I., Gambacorta, L., Korinek, A., Shreeti, V., Stein, M., 2024.</w:t>
      </w:r>
      <w:r>
        <w:t xml:space="preserve"> </w:t>
      </w:r>
      <w:r>
        <w:t xml:space="preserve">Intelligent financial system: how</w:t>
      </w:r>
      <w:r>
        <w:t xml:space="preserve"> </w:t>
      </w:r>
      <w:r>
        <w:t xml:space="preserve">AI</w:t>
      </w:r>
      <w:r>
        <w:t xml:space="preserve"> </w:t>
      </w:r>
      <w:r>
        <w:t xml:space="preserve">is transforming finance.</w:t>
      </w:r>
      <w:r>
        <w:t xml:space="preserve"> </w:t>
      </w:r>
      <w:r>
        <w:t xml:space="preserve">BIS Working Paper 1194. Bank for International Settlements.</w:t>
      </w:r>
      <w:r>
        <w:t xml:space="preserve"> </w:t>
      </w:r>
      <w:r>
        <w:t xml:space="preserve">Ali, H., Zafar, M.B., Aysan, A.F., 2025.</w:t>
      </w:r>
      <w:r>
        <w:t xml:space="preserve"> </w:t>
      </w:r>
      <w:r>
        <w:t xml:space="preserve">Generative</w:t>
      </w:r>
      <w:r>
        <w:t xml:space="preserve"> </w:t>
      </w:r>
      <w:r>
        <w:t xml:space="preserve">AI</w:t>
      </w:r>
      <w:r>
        <w:t xml:space="preserve"> </w:t>
      </w:r>
      <w:r>
        <w:t xml:space="preserve">in finance: Replicability, methodological contingencies, and future research directions.</w:t>
      </w:r>
      <w:r>
        <w:t xml:space="preserve"> </w:t>
      </w:r>
      <w:r>
        <w:t xml:space="preserve">Finance Research Letters 86, 108797.</w:t>
      </w:r>
      <w:r>
        <w:t xml:space="preserve"> </w:t>
      </w:r>
      <w:r>
        <w:t xml:space="preserve">doi:10.1016/j.frl.2025.108797.</w:t>
      </w:r>
      <w:r>
        <w:t xml:space="preserve"> </w:t>
      </w:r>
      <w:r>
        <w:t xml:space="preserve">Altman, E.I., 1968.</w:t>
      </w:r>
      <w:r>
        <w:t xml:space="preserve"> </w:t>
      </w:r>
      <w:r>
        <w:t xml:space="preserve">Financial ratios, discriminant analysis and the prediction of corporate bankruptcy.</w:t>
      </w:r>
      <w:r>
        <w:t xml:space="preserve"> </w:t>
      </w:r>
      <w:r>
        <w:t xml:space="preserve">The Journal of Finance 23, 589–609.</w:t>
      </w:r>
      <w:r>
        <w:t xml:space="preserve"> </w:t>
      </w:r>
      <w:r>
        <w:t xml:space="preserve">doi:10.1111/j.1540-6261.1968.tb00843.x.</w:t>
      </w:r>
      <w:r>
        <w:t xml:space="preserve"> </w:t>
      </w:r>
      <w:r>
        <w:t xml:space="preserve">Amato, J.D., Furfine, C.H., 2004.</w:t>
      </w:r>
      <w:r>
        <w:t xml:space="preserve"> </w:t>
      </w:r>
      <w:r>
        <w:t xml:space="preserve">Are credit ratings procyclical?</w:t>
      </w:r>
      <w:r>
        <w:t xml:space="preserve"> </w:t>
      </w:r>
      <w:r>
        <w:t xml:space="preserve">Journal of Banking &amp; Finance 28, 2641–2677.</w:t>
      </w:r>
      <w:r>
        <w:t xml:space="preserve"> </w:t>
      </w:r>
      <w:r>
        <w:t xml:space="preserve">doi:10.1016/j.jbankfin.2004.06.005.</w:t>
      </w:r>
      <w:r>
        <w:t xml:space="preserve"> </w:t>
      </w:r>
      <w:r>
        <w:t xml:space="preserve">Binz, M., Schulz, E., 2023.</w:t>
      </w:r>
      <w:r>
        <w:t xml:space="preserve"> </w:t>
      </w:r>
      <w:r>
        <w:t xml:space="preserve">Using cognitive psychology to understand</w:t>
      </w:r>
      <w:r>
        <w:t xml:space="preserve"> </w:t>
      </w:r>
      <w:r>
        <w:t xml:space="preserve">GPT-3</w:t>
      </w:r>
      <w:r>
        <w:t xml:space="preserve">.</w:t>
      </w:r>
      <w:r>
        <w:t xml:space="preserve"> </w:t>
      </w:r>
      <w:r>
        <w:t xml:space="preserve">Proceedings of the National Academy of Sciences 120, e2218523120.</w:t>
      </w:r>
      <w:r>
        <w:t xml:space="preserve"> </w:t>
      </w:r>
      <w:r>
        <w:t xml:space="preserve">doi:10.1073/pnas.2218523120.</w:t>
      </w:r>
      <w:r>
        <w:t xml:space="preserve"> </w:t>
      </w:r>
      <w:r>
        <w:t xml:space="preserve">Bommasani, R., Creel, K.A., Kumar, A., Jurafsky, D., Liang, P., 2022.</w:t>
      </w:r>
      <w:r>
        <w:t xml:space="preserve"> </w:t>
      </w:r>
      <w:r>
        <w:t xml:space="preserve">Picking on the same person: Does algorithmic monoculture lead to outcome homogenization?, in: Advances in Neural Information Processing Systems (NeurIPS).</w:t>
      </w:r>
      <w:r>
        <w:t xml:space="preserve"> </w:t>
      </w:r>
      <w:r>
        <w:t xml:space="preserve">Cantor, R., Packer, F., 1996.</w:t>
      </w:r>
      <w:r>
        <w:t xml:space="preserve"> </w:t>
      </w:r>
      <w:r>
        <w:t xml:space="preserve">Determinants and impact of sovereign credit ratings.</w:t>
      </w:r>
      <w:r>
        <w:t xml:space="preserve"> </w:t>
      </w:r>
      <w:r>
        <w:t xml:space="preserve">Federal Reserve Bank of New York Economic Policy Review 2, 37–53.</w:t>
      </w:r>
      <w:r>
        <w:t xml:space="preserve"> </w:t>
      </w:r>
      <w:r>
        <w:t xml:space="preserve">Chincholikar, S., Chawla, R., 2026.</w:t>
      </w:r>
      <w:r>
        <w:t xml:space="preserve"> </w:t>
      </w:r>
      <w:r>
        <w:t xml:space="preserve">Does</w:t>
      </w:r>
      <w:r>
        <w:t xml:space="preserve"> </w:t>
      </w:r>
      <w:r>
        <w:t xml:space="preserve">AI</w:t>
      </w:r>
      <w:r>
        <w:t xml:space="preserve"> </w:t>
      </w:r>
      <w:r>
        <w:t xml:space="preserve">rate through the cycle? — reproducibility artifact.</w:t>
      </w:r>
      <w:r>
        <w:t xml:space="preserve"> </w:t>
      </w:r>
      <w:r>
        <w:t xml:space="preserve">doi:10.5281/zenodo.21864041.</w:t>
      </w:r>
      <w:r>
        <w:t xml:space="preserve"> </w:t>
      </w:r>
      <w:r>
        <w:t xml:space="preserve">Concept DOI; resolves to the latest version. Code and frozen data for the full reproduction</w:t>
      </w:r>
      <w:r>
        <w:t xml:space="preserve">.</w:t>
      </w:r>
      <w:r>
        <w:t xml:space="preserve"> </w:t>
      </w:r>
      <w:r>
        <w:t xml:space="preserve">Fieberg, C., Hornuf, L., Meiler, M., Streich, D.J., 2025.</w:t>
      </w:r>
      <w:r>
        <w:t xml:space="preserve"> </w:t>
      </w:r>
      <w:r>
        <w:t xml:space="preserve">Using large language models for financial advice.</w:t>
      </w:r>
      <w:r>
        <w:t xml:space="preserve"> </w:t>
      </w:r>
      <w:r>
        <w:t xml:space="preserve">CESifo Working Paper 11666. CESifo.</w:t>
      </w:r>
      <w:r>
        <w:t xml:space="preserve"> </w:t>
      </w:r>
      <w:r>
        <w:t xml:space="preserve">García-Llorente, C., Olmeda, I., 2026.</w:t>
      </w:r>
      <w:r>
        <w:t xml:space="preserve"> </w:t>
      </w:r>
      <w:r>
        <w:t xml:space="preserve">Large language models for banking supervision: reliability evidence from european systemic banks.</w:t>
      </w:r>
      <w:r>
        <w:t xml:space="preserve"> </w:t>
      </w:r>
      <w:r>
        <w:t xml:space="preserve">Finance Research Letters 108, 110440.</w:t>
      </w:r>
      <w:r>
        <w:t xml:space="preserve"> </w:t>
      </w:r>
      <w:r>
        <w:t xml:space="preserve">doi:10.1016/j.frl.2026.110440.</w:t>
      </w:r>
      <w:r>
        <w:t xml:space="preserve"> </w:t>
      </w:r>
      <w:r>
        <w:t xml:space="preserve">Giaretta, E., Zen, F., 2026.</w:t>
      </w:r>
      <w:r>
        <w:t xml:space="preserve"> </w:t>
      </w:r>
      <w:r>
        <w:t xml:space="preserve">Artificial intelligence startups and financial conditions: Evidence from</w:t>
      </w:r>
      <w:r>
        <w:t xml:space="preserve"> </w:t>
      </w:r>
      <w:r>
        <w:t xml:space="preserve">Italy</w:t>
      </w:r>
      <w:r>
        <w:t xml:space="preserve">.</w:t>
      </w:r>
      <w:r>
        <w:t xml:space="preserve"> </w:t>
      </w:r>
      <w:r>
        <w:t xml:space="preserve">Finance Research Letters 92, 109584.</w:t>
      </w:r>
      <w:r>
        <w:t xml:space="preserve"> </w:t>
      </w:r>
      <w:r>
        <w:t xml:space="preserve">doi:10.1016/j.frl.2026.109584.</w:t>
      </w:r>
      <w:r>
        <w:t xml:space="preserve"> </w:t>
      </w:r>
      <w:r>
        <w:t xml:space="preserve">Gordy, M.B., Howells, B., 2006.</w:t>
      </w:r>
      <w:r>
        <w:t xml:space="preserve"> </w:t>
      </w:r>
      <w:r>
        <w:t xml:space="preserve">Procyclicality in</w:t>
      </w:r>
      <w:r>
        <w:t xml:space="preserve"> </w:t>
      </w:r>
      <w:r>
        <w:t xml:space="preserve">Basel II</w:t>
      </w:r>
      <w:r>
        <w:t xml:space="preserve">: Can we treat the disease without killing the patient?</w:t>
      </w:r>
      <w:r>
        <w:t xml:space="preserve"> </w:t>
      </w:r>
      <w:r>
        <w:t xml:space="preserve">Journal of Financial Intermediation 15, 395–417.</w:t>
      </w:r>
      <w:r>
        <w:t xml:space="preserve"> </w:t>
      </w:r>
      <w:r>
        <w:t xml:space="preserve">doi:10.1016/j.jfi.2005.12.002.</w:t>
      </w:r>
      <w:r>
        <w:t xml:space="preserve"> </w:t>
      </w:r>
      <w:r>
        <w:t xml:space="preserve">Hens, T., Nordlie, T., 2025.</w:t>
      </w:r>
      <w:r>
        <w:t xml:space="preserve"> </w:t>
      </w:r>
      <w:r>
        <w:t xml:space="preserve">How good are</w:t>
      </w:r>
      <w:r>
        <w:t xml:space="preserve"> </w:t>
      </w:r>
      <w:r>
        <w:t xml:space="preserve">LLMs</w:t>
      </w:r>
      <w:r>
        <w:t xml:space="preserve"> </w:t>
      </w:r>
      <w:r>
        <w:t xml:space="preserve">in risk profiling?</w:t>
      </w:r>
      <w:r>
        <w:t xml:space="preserve"> </w:t>
      </w:r>
      <w:r>
        <w:t xml:space="preserve">Finance Research Letters 85, 108102.</w:t>
      </w:r>
      <w:r>
        <w:t xml:space="preserve"> </w:t>
      </w:r>
      <w:r>
        <w:t xml:space="preserve">doi:10.1016/j.frl.2025.108102.</w:t>
      </w:r>
      <w:r>
        <w:t xml:space="preserve"> </w:t>
      </w:r>
      <w:r>
        <w:t xml:space="preserve">Horton, J.J., 2023.</w:t>
      </w:r>
      <w:r>
        <w:t xml:space="preserve"> </w:t>
      </w:r>
      <w:r>
        <w:t xml:space="preserve">Large language models as simulated economic agents: What can we learn from homo silicus?</w:t>
      </w:r>
      <w:r>
        <w:t xml:space="preserve"> </w:t>
      </w:r>
      <w:r>
        <w:t xml:space="preserve">NBER Working Paper 31122. National Bureau of Economic Research.</w:t>
      </w:r>
      <w:r>
        <w:t xml:space="preserve"> </w:t>
      </w:r>
      <w:r>
        <w:t xml:space="preserve">doi:10.3386/w31122.</w:t>
      </w:r>
      <w:r>
        <w:t xml:space="preserve"> </w:t>
      </w:r>
      <w:r>
        <w:t xml:space="preserve">Ito, A., Sato, M., Ota, R., 2025.</w:t>
      </w:r>
      <w:r>
        <w:t xml:space="preserve"> </w:t>
      </w:r>
      <w:r>
        <w:t xml:space="preserve">A novel content-based approach to measuring monetary policy uncertainty using fine-tuned</w:t>
      </w:r>
      <w:r>
        <w:t xml:space="preserve"> </w:t>
      </w:r>
      <w:r>
        <w:t xml:space="preserve">LLMs</w:t>
      </w:r>
      <w:r>
        <w:t xml:space="preserve">.</w:t>
      </w:r>
      <w:r>
        <w:t xml:space="preserve"> </w:t>
      </w:r>
      <w:r>
        <w:t xml:space="preserve">Finance Research Letters 75, 106832.</w:t>
      </w:r>
      <w:r>
        <w:t xml:space="preserve"> </w:t>
      </w:r>
      <w:r>
        <w:t xml:space="preserve">doi:10.1016/j.frl.2025.106832.</w:t>
      </w:r>
      <w:r>
        <w:t xml:space="preserve"> </w:t>
      </w:r>
      <w:r>
        <w:t xml:space="preserve">Kadavath, S., Conerly, T., Askell, A., et al., 2022.</w:t>
      </w:r>
      <w:r>
        <w:t xml:space="preserve"> </w:t>
      </w:r>
      <w:r>
        <w:t xml:space="preserve">Language models (mostly) know what they know.</w:t>
      </w:r>
      <w:r>
        <w:t xml:space="preserve"> </w:t>
      </w:r>
      <w:r>
        <w:t xml:space="preserve">arXiv preprint arXiv:2207.05221.</w:t>
      </w:r>
      <w:r>
        <w:t xml:space="preserve"> </w:t>
      </w:r>
      <w:r>
        <w:t xml:space="preserve">doi:10.48550/arXiv.2207.05221.</w:t>
      </w:r>
      <w:r>
        <w:t xml:space="preserve"> </w:t>
      </w:r>
      <w:r>
        <w:t xml:space="preserve">Kashyap, A.K., Stein, J.C., 2004.</w:t>
      </w:r>
      <w:r>
        <w:t xml:space="preserve"> </w:t>
      </w:r>
      <w:r>
        <w:t xml:space="preserve">Cyclical implications of the</w:t>
      </w:r>
      <w:r>
        <w:t xml:space="preserve"> </w:t>
      </w:r>
      <w:r>
        <w:t xml:space="preserve">Basel II</w:t>
      </w:r>
      <w:r>
        <w:t xml:space="preserve"> </w:t>
      </w:r>
      <w:r>
        <w:t xml:space="preserve">capital standards.</w:t>
      </w:r>
      <w:r>
        <w:t xml:space="preserve"> </w:t>
      </w:r>
      <w:r>
        <w:t xml:space="preserve">Economic Perspectives (Federal Reserve Bank of Chicago) 28, 18–31.</w:t>
      </w:r>
      <w:r>
        <w:t xml:space="preserve"> </w:t>
      </w:r>
      <w:r>
        <w:t xml:space="preserve">Kim, A., Muhn, M., Nikolaev, V.V., 2024.</w:t>
      </w:r>
      <w:r>
        <w:t xml:space="preserve"> </w:t>
      </w:r>
      <w:r>
        <w:t xml:space="preserve">Financial statement analysis with large language models.</w:t>
      </w:r>
      <w:r>
        <w:t xml:space="preserve"> </w:t>
      </w:r>
      <w:r>
        <w:t xml:space="preserve">arXiv preprint arXiv:2407.17866.</w:t>
      </w:r>
      <w:r>
        <w:t xml:space="preserve"> </w:t>
      </w:r>
      <w:r>
        <w:t xml:space="preserve">doi:10.48550/arXiv.2407.17866.</w:t>
      </w:r>
      <w:r>
        <w:t xml:space="preserve"> </w:t>
      </w:r>
      <w:r>
        <w:t xml:space="preserve">Löffler, G., 2004.</w:t>
      </w:r>
      <w:r>
        <w:t xml:space="preserve"> </w:t>
      </w:r>
      <w:r>
        <w:t xml:space="preserve">An anatomy of rating through the cycle.</w:t>
      </w:r>
      <w:r>
        <w:t xml:space="preserve"> </w:t>
      </w:r>
      <w:r>
        <w:t xml:space="preserve">Journal of Banking &amp; Finance 28, 695–720.</w:t>
      </w:r>
      <w:r>
        <w:t xml:space="preserve"> </w:t>
      </w:r>
      <w:r>
        <w:t xml:space="preserve">doi:10.1016/S0378-4266(03)00041-4.</w:t>
      </w:r>
      <w:r>
        <w:t xml:space="preserve"> </w:t>
      </w:r>
      <w:r>
        <w:t xml:space="preserve">Löffler, G., 2013.</w:t>
      </w:r>
      <w:r>
        <w:t xml:space="preserve"> </w:t>
      </w:r>
      <w:r>
        <w:t xml:space="preserve">Can rating agencies look through the cycle?</w:t>
      </w:r>
      <w:r>
        <w:t xml:space="preserve"> </w:t>
      </w:r>
      <w:r>
        <w:t xml:space="preserve">Review of Quantitative Finance and Accounting 40, 623–646.</w:t>
      </w:r>
      <w:r>
        <w:t xml:space="preserve"> </w:t>
      </w:r>
      <w:r>
        <w:t xml:space="preserve">doi:10.1007/s11156-012-0289-9.</w:t>
      </w:r>
      <w:r>
        <w:t xml:space="preserve"> </w:t>
      </w:r>
      <w:r>
        <w:t xml:space="preserve">Lopez-Lira, A., Tang, Y., 2023.</w:t>
      </w:r>
      <w:r>
        <w:t xml:space="preserve"> </w:t>
      </w:r>
      <w:r>
        <w:t xml:space="preserve">Can</w:t>
      </w:r>
      <w:r>
        <w:t xml:space="preserve"> </w:t>
      </w:r>
      <w:r>
        <w:t xml:space="preserve">ChatGPT</w:t>
      </w:r>
      <w:r>
        <w:t xml:space="preserve"> </w:t>
      </w:r>
      <w:r>
        <w:t xml:space="preserve">forecast stock price movements?</w:t>
      </w:r>
      <w:r>
        <w:t xml:space="preserve"> </w:t>
      </w:r>
      <w:r>
        <w:t xml:space="preserve">Return</w:t>
      </w:r>
      <w:r>
        <w:t xml:space="preserve"> </w:t>
      </w:r>
      <w:r>
        <w:t xml:space="preserve">predictability and large language models.</w:t>
      </w:r>
      <w:r>
        <w:t xml:space="preserve"> </w:t>
      </w:r>
      <w:r>
        <w:t xml:space="preserve">arXiv preprint arXiv:2304.07619.</w:t>
      </w:r>
      <w:r>
        <w:t xml:space="preserve"> </w:t>
      </w:r>
      <w:r>
        <w:t xml:space="preserve">doi:10.48550/arXiv.2304.07619.</w:t>
      </w:r>
      <w:r>
        <w:t xml:space="preserve"> </w:t>
      </w:r>
      <w:r>
        <w:t xml:space="preserve">Tversky, A., Kahneman, D., 1974.</w:t>
      </w:r>
      <w:r>
        <w:t xml:space="preserve"> </w:t>
      </w:r>
      <w:r>
        <w:t xml:space="preserve">Judgment under uncertainty: Heuristics and biases.</w:t>
      </w:r>
      <w:r>
        <w:t xml:space="preserve"> </w:t>
      </w:r>
      <w:r>
        <w:t xml:space="preserve">Science 185, 1124–1131.</w:t>
      </w:r>
      <w:r>
        <w:t xml:space="preserve"> </w:t>
      </w:r>
      <w:r>
        <w:t xml:space="preserve">doi:10.1126/science.185.4157.1124.</w:t>
      </w:r>
      <w:r>
        <w:t xml:space="preserve"> </w:t>
      </w:r>
      <w:r>
        <w:t xml:space="preserve">Tversky, A., Kahneman, D., 1981.</w:t>
      </w:r>
      <w:r>
        <w:t xml:space="preserve"> </w:t>
      </w:r>
      <w:r>
        <w:t xml:space="preserve">The framing of decisions and the psychology of choice.</w:t>
      </w:r>
      <w:r>
        <w:t xml:space="preserve"> </w:t>
      </w:r>
      <w:r>
        <w:t xml:space="preserve">Science 211, 453–458.</w:t>
      </w:r>
      <w:r>
        <w:t xml:space="preserve"> </w:t>
      </w:r>
      <w:r>
        <w:t xml:space="preserve">doi:10.1126/science.7455683.</w:t>
      </w:r>
    </w:p>
    <w:bookmarkEnd w:id="54"/>
    <w:bookmarkEnd w:id="55"/>
    <w:bookmarkEnd w:id="56"/>
    <w:bookmarkStart w:id="117" w:name="bibliography"/>
    <w:p>
      <w:pPr>
        <w:pStyle w:val="Heading1"/>
      </w:pPr>
      <w:r>
        <w:t xml:space="preserve">References</w:t>
      </w:r>
    </w:p>
    <w:bookmarkStart w:id="116" w:name="refs"/>
    <w:bookmarkStart w:id="57" w:name="ref-bis2024"/>
    <w:p>
      <w:pPr>
        <w:pStyle w:val="Bibliography"/>
      </w:pPr>
      <w:r>
        <w:t xml:space="preserve">Aldasoro, Iñaki, Leonardo Gambacorta, Anton Korinek, Vatsala Shreeti, and Merlin Stein. 2024.</w:t>
      </w:r>
      <w:r>
        <w:t xml:space="preserve"> </w:t>
      </w:r>
      <w:r>
        <w:rPr>
          <w:i/>
          <w:iCs/>
        </w:rPr>
        <w:t xml:space="preserve">Intelligent Financial System: How</w:t>
      </w:r>
      <w:r>
        <w:rPr>
          <w:i/>
          <w:iCs/>
        </w:rPr>
        <w:t xml:space="preserve"> </w:t>
      </w:r>
      <w:r>
        <w:rPr>
          <w:i/>
          <w:iCs/>
        </w:rPr>
        <w:t xml:space="preserve">AI</w:t>
      </w:r>
      <w:r>
        <w:rPr>
          <w:i/>
          <w:iCs/>
        </w:rPr>
        <w:t xml:space="preserve"> </w:t>
      </w:r>
      <w:r>
        <w:rPr>
          <w:i/>
          <w:iCs/>
        </w:rPr>
        <w:t xml:space="preserve">Is Transforming Finance</w:t>
      </w:r>
      <w:r>
        <w:t xml:space="preserve">. BIS Working Paper No. 1194. Bank for International Settlements.</w:t>
      </w:r>
    </w:p>
    <w:bookmarkEnd w:id="57"/>
    <w:bookmarkStart w:id="59" w:name="ref-ali2025"/>
    <w:p>
      <w:pPr>
        <w:pStyle w:val="Bibliography"/>
      </w:pPr>
      <w:r>
        <w:t xml:space="preserve">Ali, Hassnian, Muhammad Bilal Zafar, and Ahmet Faruk Aysan. 2025.</w:t>
      </w:r>
      <w:r>
        <w:t xml:space="preserve"> </w:t>
      </w:r>
      <w:r>
        <w:t xml:space="preserve">“Generative</w:t>
      </w:r>
      <w:r>
        <w:t xml:space="preserve"> </w:t>
      </w:r>
      <w:r>
        <w:t xml:space="preserve">AI</w:t>
      </w:r>
      <w:r>
        <w:t xml:space="preserve"> </w:t>
      </w:r>
      <w:r>
        <w:t xml:space="preserve">in Finance: Replicability, Methodological Contingencies, and Future Research Directions.”</w:t>
      </w:r>
      <w:r>
        <w:t xml:space="preserve"> </w:t>
      </w:r>
      <w:r>
        <w:rPr>
          <w:i/>
          <w:iCs/>
        </w:rPr>
        <w:t xml:space="preserve">Finance Research Letters</w:t>
      </w:r>
      <w:r>
        <w:t xml:space="preserve"> </w:t>
      </w:r>
      <w:r>
        <w:t xml:space="preserve">86: 108797.</w:t>
      </w:r>
      <w:r>
        <w:t xml:space="preserve"> </w:t>
      </w:r>
      <w:hyperlink r:id="rId58">
        <w:r>
          <w:rPr>
            <w:rStyle w:val="Hyperlink"/>
          </w:rPr>
          <w:t xml:space="preserve">https://doi.org/10.1016/j.frl.2025.108797</w:t>
        </w:r>
      </w:hyperlink>
      <w:r>
        <w:t xml:space="preserve">.</w:t>
      </w:r>
    </w:p>
    <w:bookmarkEnd w:id="59"/>
    <w:bookmarkStart w:id="61" w:name="ref-altman1968"/>
    <w:p>
      <w:pPr>
        <w:pStyle w:val="Bibliography"/>
      </w:pPr>
      <w:r>
        <w:t xml:space="preserve">Altman, Edward I. 1968.</w:t>
      </w:r>
      <w:r>
        <w:t xml:space="preserve"> </w:t>
      </w:r>
      <w:r>
        <w:t xml:space="preserve">“Financial Ratios, Discriminant Analysis and the Prediction of Corporate Bankruptcy.”</w:t>
      </w:r>
      <w:r>
        <w:t xml:space="preserve"> </w:t>
      </w:r>
      <w:r>
        <w:rPr>
          <w:i/>
          <w:iCs/>
        </w:rPr>
        <w:t xml:space="preserve">The Journal of Finance</w:t>
      </w:r>
      <w:r>
        <w:t xml:space="preserve"> </w:t>
      </w:r>
      <w:r>
        <w:t xml:space="preserve">23 (4): 589–609.</w:t>
      </w:r>
      <w:r>
        <w:t xml:space="preserve"> </w:t>
      </w:r>
      <w:hyperlink r:id="rId60">
        <w:r>
          <w:rPr>
            <w:rStyle w:val="Hyperlink"/>
          </w:rPr>
          <w:t xml:space="preserve">https://doi.org/10.1111/j.1540-6261.1968.tb00843.x</w:t>
        </w:r>
      </w:hyperlink>
      <w:r>
        <w:t xml:space="preserve">.</w:t>
      </w:r>
    </w:p>
    <w:bookmarkEnd w:id="61"/>
    <w:bookmarkStart w:id="63" w:name="ref-amato2004"/>
    <w:p>
      <w:pPr>
        <w:pStyle w:val="Bibliography"/>
      </w:pPr>
      <w:r>
        <w:t xml:space="preserve">Amato, Jeffery D., and Craig H. Furfine. 2004.</w:t>
      </w:r>
      <w:r>
        <w:t xml:space="preserve"> </w:t>
      </w:r>
      <w:r>
        <w:t xml:space="preserve">“Are Credit Ratings Procyclical?”</w:t>
      </w:r>
      <w:r>
        <w:t xml:space="preserve"> </w:t>
      </w:r>
      <w:r>
        <w:rPr>
          <w:i/>
          <w:iCs/>
        </w:rPr>
        <w:t xml:space="preserve">Journal of Banking &amp; Finance</w:t>
      </w:r>
      <w:r>
        <w:t xml:space="preserve"> </w:t>
      </w:r>
      <w:r>
        <w:t xml:space="preserve">28 (11): 2641–77.</w:t>
      </w:r>
      <w:r>
        <w:t xml:space="preserve"> </w:t>
      </w:r>
      <w:hyperlink r:id="rId62">
        <w:r>
          <w:rPr>
            <w:rStyle w:val="Hyperlink"/>
          </w:rPr>
          <w:t xml:space="preserve">https://doi.org/10.1016/j.jbankfin.2004.06.005</w:t>
        </w:r>
      </w:hyperlink>
      <w:r>
        <w:t xml:space="preserve">.</w:t>
      </w:r>
    </w:p>
    <w:bookmarkEnd w:id="63"/>
    <w:bookmarkStart w:id="64" w:name="ref-bcbs_cre31"/>
    <w:p>
      <w:pPr>
        <w:pStyle w:val="Bibliography"/>
      </w:pPr>
      <w:r>
        <w:t xml:space="preserve">Basel Committee on Banking Supervision. 2020a.</w:t>
      </w:r>
      <w:r>
        <w:t xml:space="preserve"> </w:t>
      </w:r>
      <w:r>
        <w:rPr>
          <w:i/>
          <w:iCs/>
        </w:rPr>
        <w:t xml:space="preserve">CRE31</w:t>
      </w:r>
      <w:r>
        <w:rPr>
          <w:i/>
          <w:iCs/>
        </w:rPr>
        <w:t xml:space="preserve">:</w:t>
      </w:r>
      <w:r>
        <w:rPr>
          <w:i/>
          <w:iCs/>
        </w:rPr>
        <w:t xml:space="preserve"> </w:t>
      </w:r>
      <w:r>
        <w:rPr>
          <w:i/>
          <w:iCs/>
        </w:rPr>
        <w:t xml:space="preserve">IRB</w:t>
      </w:r>
      <w:r>
        <w:rPr>
          <w:i/>
          <w:iCs/>
        </w:rPr>
        <w:t xml:space="preserve"> </w:t>
      </w:r>
      <w:r>
        <w:rPr>
          <w:i/>
          <w:iCs/>
        </w:rPr>
        <w:t xml:space="preserve">Approach — Risk Weight Functions</w:t>
      </w:r>
      <w:r>
        <w:t xml:space="preserve">. Basel Framework, Bank for International Settlements.</w:t>
      </w:r>
    </w:p>
    <w:bookmarkEnd w:id="64"/>
    <w:bookmarkStart w:id="65" w:name="ref-bcbs_cre32"/>
    <w:p>
      <w:pPr>
        <w:pStyle w:val="Bibliography"/>
      </w:pPr>
      <w:r>
        <w:t xml:space="preserve">Basel Committee on Banking Supervision. 2020b.</w:t>
      </w:r>
      <w:r>
        <w:t xml:space="preserve"> </w:t>
      </w:r>
      <w:r>
        <w:rPr>
          <w:i/>
          <w:iCs/>
        </w:rPr>
        <w:t xml:space="preserve">CRE32</w:t>
      </w:r>
      <w:r>
        <w:rPr>
          <w:i/>
          <w:iCs/>
        </w:rPr>
        <w:t xml:space="preserve">:</w:t>
      </w:r>
      <w:r>
        <w:rPr>
          <w:i/>
          <w:iCs/>
        </w:rPr>
        <w:t xml:space="preserve"> </w:t>
      </w:r>
      <w:r>
        <w:rPr>
          <w:i/>
          <w:iCs/>
        </w:rPr>
        <w:t xml:space="preserve">IRB</w:t>
      </w:r>
      <w:r>
        <w:rPr>
          <w:i/>
          <w:iCs/>
        </w:rPr>
        <w:t xml:space="preserve"> </w:t>
      </w:r>
      <w:r>
        <w:rPr>
          <w:i/>
          <w:iCs/>
        </w:rPr>
        <w:t xml:space="preserve">Approach — Risk Components</w:t>
      </w:r>
      <w:r>
        <w:t xml:space="preserve">. Basel Framework, Bank for International Settlements.</w:t>
      </w:r>
    </w:p>
    <w:bookmarkEnd w:id="65"/>
    <w:bookmarkStart w:id="67" w:name="ref-binz2023"/>
    <w:p>
      <w:pPr>
        <w:pStyle w:val="Bibliography"/>
      </w:pPr>
      <w:r>
        <w:t xml:space="preserve">Binz, Marcel, and Eric Schulz. 2023.</w:t>
      </w:r>
      <w:r>
        <w:t xml:space="preserve"> </w:t>
      </w:r>
      <w:r>
        <w:t xml:space="preserve">“Using Cognitive Psychology to Understand</w:t>
      </w:r>
      <w:r>
        <w:t xml:space="preserve"> </w:t>
      </w:r>
      <w:r>
        <w:t xml:space="preserve">GPT-3</w:t>
      </w:r>
      <w:r>
        <w:t xml:space="preserve">.”</w:t>
      </w:r>
      <w:r>
        <w:t xml:space="preserve"> </w:t>
      </w:r>
      <w:r>
        <w:rPr>
          <w:i/>
          <w:iCs/>
        </w:rPr>
        <w:t xml:space="preserve">Proceedings of the National Academy of Sciences</w:t>
      </w:r>
      <w:r>
        <w:t xml:space="preserve"> </w:t>
      </w:r>
      <w:r>
        <w:t xml:space="preserve">120 (6): e2218523120.</w:t>
      </w:r>
      <w:r>
        <w:t xml:space="preserve"> </w:t>
      </w:r>
      <w:hyperlink r:id="rId66">
        <w:r>
          <w:rPr>
            <w:rStyle w:val="Hyperlink"/>
          </w:rPr>
          <w:t xml:space="preserve">https://doi.org/10.1073/pnas.2218523120</w:t>
        </w:r>
      </w:hyperlink>
      <w:r>
        <w:t xml:space="preserve">.</w:t>
      </w:r>
    </w:p>
    <w:bookmarkEnd w:id="67"/>
    <w:bookmarkStart w:id="69" w:name="ref-bloom2025"/>
    <w:p>
      <w:pPr>
        <w:pStyle w:val="Bibliography"/>
      </w:pPr>
      <w:r>
        <w:t xml:space="preserve">Bloom, David E., Klaus Prettner, Jamel Saadaoui, and Mario Veruete. 2025.</w:t>
      </w:r>
      <w:r>
        <w:t xml:space="preserve"> </w:t>
      </w:r>
      <w:r>
        <w:t xml:space="preserve">“Artificial Intelligence and the Skill Premium.”</w:t>
      </w:r>
      <w:r>
        <w:t xml:space="preserve"> </w:t>
      </w:r>
      <w:r>
        <w:rPr>
          <w:i/>
          <w:iCs/>
        </w:rPr>
        <w:t xml:space="preserve">Finance Research Letters</w:t>
      </w:r>
      <w:r>
        <w:t xml:space="preserve"> </w:t>
      </w:r>
      <w:r>
        <w:t xml:space="preserve">81: 107401.</w:t>
      </w:r>
      <w:r>
        <w:t xml:space="preserve"> </w:t>
      </w:r>
      <w:hyperlink r:id="rId68">
        <w:r>
          <w:rPr>
            <w:rStyle w:val="Hyperlink"/>
          </w:rPr>
          <w:t xml:space="preserve">https://doi.org/10.1016/j.frl.2025.107401</w:t>
        </w:r>
      </w:hyperlink>
      <w:r>
        <w:t xml:space="preserve">.</w:t>
      </w:r>
    </w:p>
    <w:bookmarkEnd w:id="69"/>
    <w:bookmarkStart w:id="70" w:name="ref-bommasani2022"/>
    <w:p>
      <w:pPr>
        <w:pStyle w:val="Bibliography"/>
      </w:pPr>
      <w:r>
        <w:t xml:space="preserve">Bommasani, Rishi, Kathleen A. Creel, Ananya Kumar, Dan Jurafsky, and Percy Liang. 2022.</w:t>
      </w:r>
      <w:r>
        <w:t xml:space="preserve"> </w:t>
      </w:r>
      <w:r>
        <w:t xml:space="preserve">“Picking on the Same Person: Does Algorithmic Monoculture Lead to Outcome Homogenization?”</w:t>
      </w:r>
      <w:r>
        <w:t xml:space="preserve"> </w:t>
      </w:r>
      <w:r>
        <w:rPr>
          <w:i/>
          <w:iCs/>
        </w:rPr>
        <w:t xml:space="preserve">Advances in Neural Information Processing Systems (NeurIPS)</w:t>
      </w:r>
      <w:r>
        <w:t xml:space="preserve"> </w:t>
      </w:r>
      <w:r>
        <w:t xml:space="preserve">35.</w:t>
      </w:r>
    </w:p>
    <w:bookmarkEnd w:id="70"/>
    <w:bookmarkStart w:id="71" w:name="ref-cantor1996"/>
    <w:p>
      <w:pPr>
        <w:pStyle w:val="Bibliography"/>
      </w:pPr>
      <w:r>
        <w:t xml:space="preserve">Cantor, Richard, and Frank Packer. 1996.</w:t>
      </w:r>
      <w:r>
        <w:t xml:space="preserve"> </w:t>
      </w:r>
      <w:r>
        <w:t xml:space="preserve">“Determinants and Impact of Sovereign Credit Ratings.”</w:t>
      </w:r>
      <w:r>
        <w:t xml:space="preserve"> </w:t>
      </w:r>
      <w:r>
        <w:rPr>
          <w:i/>
          <w:iCs/>
        </w:rPr>
        <w:t xml:space="preserve">Federal Reserve Bank of New York Economic Policy Review</w:t>
      </w:r>
      <w:r>
        <w:t xml:space="preserve"> </w:t>
      </w:r>
      <w:r>
        <w:t xml:space="preserve">2 (2): 37–53.</w:t>
      </w:r>
    </w:p>
    <w:bookmarkEnd w:id="71"/>
    <w:bookmarkStart w:id="72" w:name="ref-artifact2026"/>
    <w:p>
      <w:pPr>
        <w:pStyle w:val="Bibliography"/>
      </w:pPr>
      <w:r>
        <w:t xml:space="preserve">Chincholikar, Samir, and Robin Chawla. 2026.</w:t>
      </w:r>
      <w:r>
        <w:t xml:space="preserve"> </w:t>
      </w:r>
      <w:r>
        <w:rPr>
          <w:i/>
          <w:iCs/>
        </w:rPr>
        <w:t xml:space="preserve">Does</w:t>
      </w:r>
      <w:r>
        <w:rPr>
          <w:i/>
          <w:iCs/>
        </w:rPr>
        <w:t xml:space="preserve"> </w:t>
      </w:r>
      <w:r>
        <w:rPr>
          <w:i/>
          <w:iCs/>
        </w:rPr>
        <w:t xml:space="preserve">AI</w:t>
      </w:r>
      <w:r>
        <w:rPr>
          <w:i/>
          <w:iCs/>
        </w:rPr>
        <w:t xml:space="preserve"> </w:t>
      </w:r>
      <w:r>
        <w:rPr>
          <w:i/>
          <w:iCs/>
        </w:rPr>
        <w:t xml:space="preserve">Rate Through the Cycle? — Reproducibility Artifact</w:t>
      </w:r>
      <w:r>
        <w:t xml:space="preserve">. Zenodo.</w:t>
      </w:r>
      <w:r>
        <w:t xml:space="preserve"> </w:t>
      </w:r>
      <w:hyperlink r:id="rId31">
        <w:r>
          <w:rPr>
            <w:rStyle w:val="Hyperlink"/>
          </w:rPr>
          <w:t xml:space="preserve">https://doi.org/10.5281/zenodo.21864041</w:t>
        </w:r>
      </w:hyperlink>
      <w:r>
        <w:t xml:space="preserve">.</w:t>
      </w:r>
    </w:p>
    <w:bookmarkEnd w:id="72"/>
    <w:bookmarkStart w:id="73" w:name="ref-fieberg2025"/>
    <w:p>
      <w:pPr>
        <w:pStyle w:val="Bibliography"/>
      </w:pPr>
      <w:r>
        <w:t xml:space="preserve">Fieberg, Christian, Lars Hornuf, Maximilian Meiler, and David J. Streich. 2025.</w:t>
      </w:r>
      <w:r>
        <w:t xml:space="preserve"> </w:t>
      </w:r>
      <w:r>
        <w:rPr>
          <w:i/>
          <w:iCs/>
        </w:rPr>
        <w:t xml:space="preserve">Using Large Language Models for Financial Advice</w:t>
      </w:r>
      <w:r>
        <w:t xml:space="preserve">. CESifo Working Paper No. 11666. CESifo.</w:t>
      </w:r>
    </w:p>
    <w:bookmarkEnd w:id="73"/>
    <w:bookmarkStart w:id="75" w:name="ref-garcia2026"/>
    <w:p>
      <w:pPr>
        <w:pStyle w:val="Bibliography"/>
      </w:pPr>
      <w:r>
        <w:t xml:space="preserve">García-Llorente, Carlos, and Ignacio Olmeda. 2026.</w:t>
      </w:r>
      <w:r>
        <w:t xml:space="preserve"> </w:t>
      </w:r>
      <w:r>
        <w:t xml:space="preserve">“Large Language Models for Banking Supervision: Reliability Evidence from European Systemic Banks.”</w:t>
      </w:r>
      <w:r>
        <w:t xml:space="preserve"> </w:t>
      </w:r>
      <w:r>
        <w:rPr>
          <w:i/>
          <w:iCs/>
        </w:rPr>
        <w:t xml:space="preserve">Finance Research Letters</w:t>
      </w:r>
      <w:r>
        <w:t xml:space="preserve"> </w:t>
      </w:r>
      <w:r>
        <w:t xml:space="preserve">108: 110440.</w:t>
      </w:r>
      <w:r>
        <w:t xml:space="preserve"> </w:t>
      </w:r>
      <w:hyperlink r:id="rId74">
        <w:r>
          <w:rPr>
            <w:rStyle w:val="Hyperlink"/>
          </w:rPr>
          <w:t xml:space="preserve">https://doi.org/10.1016/j.frl.2026.110440</w:t>
        </w:r>
      </w:hyperlink>
      <w:r>
        <w:t xml:space="preserve">.</w:t>
      </w:r>
    </w:p>
    <w:bookmarkEnd w:id="75"/>
    <w:bookmarkStart w:id="77" w:name="ref-giaretta2026"/>
    <w:p>
      <w:pPr>
        <w:pStyle w:val="Bibliography"/>
      </w:pPr>
      <w:r>
        <w:t xml:space="preserve">Giaretta, Elisa, and Francesco Zen. 2026.</w:t>
      </w:r>
      <w:r>
        <w:t xml:space="preserve"> </w:t>
      </w:r>
      <w:r>
        <w:t xml:space="preserve">“Artificial Intelligence Startups and Financial Conditions: Evidence from</w:t>
      </w:r>
      <w:r>
        <w:t xml:space="preserve"> </w:t>
      </w:r>
      <w:r>
        <w:t xml:space="preserve">Italy</w:t>
      </w:r>
      <w:r>
        <w:t xml:space="preserve">.”</w:t>
      </w:r>
      <w:r>
        <w:t xml:space="preserve"> </w:t>
      </w:r>
      <w:r>
        <w:rPr>
          <w:i/>
          <w:iCs/>
        </w:rPr>
        <w:t xml:space="preserve">Finance Research Letters</w:t>
      </w:r>
      <w:r>
        <w:t xml:space="preserve"> </w:t>
      </w:r>
      <w:r>
        <w:t xml:space="preserve">92: 109584.</w:t>
      </w:r>
      <w:r>
        <w:t xml:space="preserve"> </w:t>
      </w:r>
      <w:hyperlink r:id="rId76">
        <w:r>
          <w:rPr>
            <w:rStyle w:val="Hyperlink"/>
          </w:rPr>
          <w:t xml:space="preserve">https://doi.org/10.1016/j.frl.2026.109584</w:t>
        </w:r>
      </w:hyperlink>
      <w:r>
        <w:t xml:space="preserve">.</w:t>
      </w:r>
    </w:p>
    <w:bookmarkEnd w:id="77"/>
    <w:bookmarkStart w:id="79" w:name="ref-gordy2006"/>
    <w:p>
      <w:pPr>
        <w:pStyle w:val="Bibliography"/>
      </w:pPr>
      <w:r>
        <w:t xml:space="preserve">Gordy, Michael B., and Bradley Howells. 2006.</w:t>
      </w:r>
      <w:r>
        <w:t xml:space="preserve"> </w:t>
      </w:r>
      <w:r>
        <w:t xml:space="preserve">“Procyclicality in</w:t>
      </w:r>
      <w:r>
        <w:t xml:space="preserve"> </w:t>
      </w:r>
      <w:r>
        <w:t xml:space="preserve">Basel II</w:t>
      </w:r>
      <w:r>
        <w:t xml:space="preserve">: Can We Treat the Disease Without Killing the Patient?”</w:t>
      </w:r>
      <w:r>
        <w:t xml:space="preserve"> </w:t>
      </w:r>
      <w:r>
        <w:rPr>
          <w:i/>
          <w:iCs/>
        </w:rPr>
        <w:t xml:space="preserve">Journal of Financial Intermediation</w:t>
      </w:r>
      <w:r>
        <w:t xml:space="preserve"> </w:t>
      </w:r>
      <w:r>
        <w:t xml:space="preserve">15 (3): 395–417.</w:t>
      </w:r>
      <w:r>
        <w:t xml:space="preserve"> </w:t>
      </w:r>
      <w:hyperlink r:id="rId78">
        <w:r>
          <w:rPr>
            <w:rStyle w:val="Hyperlink"/>
          </w:rPr>
          <w:t xml:space="preserve">https://doi.org/10.1016/j.jfi.2005.12.002</w:t>
        </w:r>
      </w:hyperlink>
      <w:r>
        <w:t xml:space="preserve">.</w:t>
      </w:r>
    </w:p>
    <w:bookmarkEnd w:id="79"/>
    <w:bookmarkStart w:id="81" w:name="ref-graham2026"/>
    <w:p>
      <w:pPr>
        <w:pStyle w:val="Bibliography"/>
      </w:pPr>
      <w:r>
        <w:t xml:space="preserve">Graham, John R., Campbell R. Harvey, and Manish Jha. 2026.</w:t>
      </w:r>
      <w:r>
        <w:t xml:space="preserve"> </w:t>
      </w:r>
      <w:r>
        <w:rPr>
          <w:i/>
          <w:iCs/>
        </w:rPr>
        <w:t xml:space="preserve">CFOs</w:t>
      </w:r>
      <w:r>
        <w:rPr>
          <w:i/>
          <w:iCs/>
        </w:rPr>
        <w:t xml:space="preserve"> </w:t>
      </w:r>
      <w:r>
        <w:rPr>
          <w:i/>
          <w:iCs/>
        </w:rPr>
        <w:t xml:space="preserve">Meet</w:t>
      </w:r>
      <w:r>
        <w:rPr>
          <w:i/>
          <w:iCs/>
        </w:rPr>
        <w:t xml:space="preserve"> </w:t>
      </w:r>
      <w:r>
        <w:rPr>
          <w:i/>
          <w:iCs/>
        </w:rPr>
        <w:t xml:space="preserve">LLMs</w:t>
      </w:r>
      <w:r>
        <w:t xml:space="preserve">. arXiv preprint arXiv:2606.13812.</w:t>
      </w:r>
      <w:r>
        <w:t xml:space="preserve"> </w:t>
      </w:r>
      <w:hyperlink r:id="rId80">
        <w:r>
          <w:rPr>
            <w:rStyle w:val="Hyperlink"/>
          </w:rPr>
          <w:t xml:space="preserve">https://doi.org/10.48550/arXiv.2606.13812</w:t>
        </w:r>
      </w:hyperlink>
      <w:r>
        <w:t xml:space="preserve">.</w:t>
      </w:r>
    </w:p>
    <w:bookmarkEnd w:id="81"/>
    <w:bookmarkStart w:id="83" w:name="ref-hens2025"/>
    <w:p>
      <w:pPr>
        <w:pStyle w:val="Bibliography"/>
      </w:pPr>
      <w:r>
        <w:t xml:space="preserve">Hens, Thorsten, and Trine Nordlie. 2025.</w:t>
      </w:r>
      <w:r>
        <w:t xml:space="preserve"> </w:t>
      </w:r>
      <w:r>
        <w:t xml:space="preserve">“How Good Are</w:t>
      </w:r>
      <w:r>
        <w:t xml:space="preserve"> </w:t>
      </w:r>
      <w:r>
        <w:t xml:space="preserve">LLMs</w:t>
      </w:r>
      <w:r>
        <w:t xml:space="preserve"> </w:t>
      </w:r>
      <w:r>
        <w:t xml:space="preserve">in Risk Profiling?”</w:t>
      </w:r>
      <w:r>
        <w:t xml:space="preserve"> </w:t>
      </w:r>
      <w:r>
        <w:rPr>
          <w:i/>
          <w:iCs/>
        </w:rPr>
        <w:t xml:space="preserve">Finance Research Letters</w:t>
      </w:r>
      <w:r>
        <w:t xml:space="preserve"> </w:t>
      </w:r>
      <w:r>
        <w:t xml:space="preserve">85: 108102.</w:t>
      </w:r>
      <w:r>
        <w:t xml:space="preserve"> </w:t>
      </w:r>
      <w:hyperlink r:id="rId82">
        <w:r>
          <w:rPr>
            <w:rStyle w:val="Hyperlink"/>
          </w:rPr>
          <w:t xml:space="preserve">https://doi.org/10.1016/j.frl.2025.108102</w:t>
        </w:r>
      </w:hyperlink>
      <w:r>
        <w:t xml:space="preserve">.</w:t>
      </w:r>
    </w:p>
    <w:bookmarkEnd w:id="83"/>
    <w:bookmarkStart w:id="85" w:name="ref-horton2023"/>
    <w:p>
      <w:pPr>
        <w:pStyle w:val="Bibliography"/>
      </w:pPr>
      <w:r>
        <w:t xml:space="preserve">Horton, John J. 2023.</w:t>
      </w:r>
      <w:r>
        <w:t xml:space="preserve"> </w:t>
      </w:r>
      <w:r>
        <w:rPr>
          <w:i/>
          <w:iCs/>
        </w:rPr>
        <w:t xml:space="preserve">Large Language Models as Simulated Economic Agents: What Can We Learn from Homo Silicus?</w:t>
      </w:r>
      <w:r>
        <w:t xml:space="preserve"> NBER Working Paper No. 31122. National Bureau of Economic Research.</w:t>
      </w:r>
      <w:r>
        <w:t xml:space="preserve"> </w:t>
      </w:r>
      <w:hyperlink r:id="rId84">
        <w:r>
          <w:rPr>
            <w:rStyle w:val="Hyperlink"/>
          </w:rPr>
          <w:t xml:space="preserve">https://doi.org/10.3386/w31122</w:t>
        </w:r>
      </w:hyperlink>
      <w:r>
        <w:t xml:space="preserve">.</w:t>
      </w:r>
    </w:p>
    <w:bookmarkEnd w:id="85"/>
    <w:bookmarkStart w:id="87" w:name="ref-ito2025"/>
    <w:p>
      <w:pPr>
        <w:pStyle w:val="Bibliography"/>
      </w:pPr>
      <w:r>
        <w:t xml:space="preserve">Ito, Arata, Masahiro Sato, and Rui Ota. 2025.</w:t>
      </w:r>
      <w:r>
        <w:t xml:space="preserve"> </w:t>
      </w:r>
      <w:r>
        <w:t xml:space="preserve">“A Novel Content-Based Approach to Measuring Monetary Policy Uncertainty Using Fine-Tuned</w:t>
      </w:r>
      <w:r>
        <w:t xml:space="preserve"> </w:t>
      </w:r>
      <w:r>
        <w:t xml:space="preserve">LLMs</w:t>
      </w:r>
      <w:r>
        <w:t xml:space="preserve">.”</w:t>
      </w:r>
      <w:r>
        <w:t xml:space="preserve"> </w:t>
      </w:r>
      <w:r>
        <w:rPr>
          <w:i/>
          <w:iCs/>
        </w:rPr>
        <w:t xml:space="preserve">Finance Research Letters</w:t>
      </w:r>
      <w:r>
        <w:t xml:space="preserve"> </w:t>
      </w:r>
      <w:r>
        <w:t xml:space="preserve">75: 106832.</w:t>
      </w:r>
      <w:r>
        <w:t xml:space="preserve"> </w:t>
      </w:r>
      <w:hyperlink r:id="rId86">
        <w:r>
          <w:rPr>
            <w:rStyle w:val="Hyperlink"/>
          </w:rPr>
          <w:t xml:space="preserve">https://doi.org/10.1016/j.frl.2025.106832</w:t>
        </w:r>
      </w:hyperlink>
      <w:r>
        <w:t xml:space="preserve">.</w:t>
      </w:r>
    </w:p>
    <w:bookmarkEnd w:id="87"/>
    <w:bookmarkStart w:id="89" w:name="ref-kadavath2022"/>
    <w:p>
      <w:pPr>
        <w:pStyle w:val="Bibliography"/>
      </w:pPr>
      <w:r>
        <w:t xml:space="preserve">Kadavath, Saurav, Tom Conerly, Amanda Askell, et al.</w:t>
      </w:r>
      <w:r>
        <w:t xml:space="preserve"> 2022.</w:t>
      </w:r>
      <w:r>
        <w:t xml:space="preserve"> </w:t>
      </w:r>
      <w:r>
        <w:rPr>
          <w:i/>
          <w:iCs/>
        </w:rPr>
        <w:t xml:space="preserve">Language Models (Mostly) Know What They Know</w:t>
      </w:r>
      <w:r>
        <w:t xml:space="preserve">. arXiv preprint arXiv:2207.05221.</w:t>
      </w:r>
      <w:r>
        <w:t xml:space="preserve"> </w:t>
      </w:r>
      <w:hyperlink r:id="rId88">
        <w:r>
          <w:rPr>
            <w:rStyle w:val="Hyperlink"/>
          </w:rPr>
          <w:t xml:space="preserve">https://doi.org/10.48550/arXiv.2207.05221</w:t>
        </w:r>
      </w:hyperlink>
      <w:r>
        <w:t xml:space="preserve">.</w:t>
      </w:r>
    </w:p>
    <w:bookmarkEnd w:id="89"/>
    <w:bookmarkStart w:id="91" w:name="ref-kang2023"/>
    <w:p>
      <w:pPr>
        <w:pStyle w:val="Bibliography"/>
      </w:pPr>
      <w:r>
        <w:t xml:space="preserve">Kang, Haoqiang, and Xiao-Yang Liu. 2023.</w:t>
      </w:r>
      <w:r>
        <w:t xml:space="preserve"> </w:t>
      </w:r>
      <w:r>
        <w:rPr>
          <w:i/>
          <w:iCs/>
        </w:rPr>
        <w:t xml:space="preserve">Deficiency of Large Language Models in Finance: An Empirical Examination of Hallucination</w:t>
      </w:r>
      <w:r>
        <w:t xml:space="preserve">. arXiv preprint arXiv:2311.15548.</w:t>
      </w:r>
      <w:r>
        <w:t xml:space="preserve"> </w:t>
      </w:r>
      <w:hyperlink r:id="rId90">
        <w:r>
          <w:rPr>
            <w:rStyle w:val="Hyperlink"/>
          </w:rPr>
          <w:t xml:space="preserve">https://doi.org/10.48550/arXiv.2311.15548</w:t>
        </w:r>
      </w:hyperlink>
      <w:r>
        <w:t xml:space="preserve">.</w:t>
      </w:r>
    </w:p>
    <w:bookmarkEnd w:id="91"/>
    <w:bookmarkStart w:id="92" w:name="ref-kashyap2004"/>
    <w:p>
      <w:pPr>
        <w:pStyle w:val="Bibliography"/>
      </w:pPr>
      <w:r>
        <w:t xml:space="preserve">Kashyap, Anil K., and Jeremy C. Stein. 2004.</w:t>
      </w:r>
      <w:r>
        <w:t xml:space="preserve"> </w:t>
      </w:r>
      <w:r>
        <w:t xml:space="preserve">“Cyclical Implications of the</w:t>
      </w:r>
      <w:r>
        <w:t xml:space="preserve"> </w:t>
      </w:r>
      <w:r>
        <w:t xml:space="preserve">Basel II</w:t>
      </w:r>
      <w:r>
        <w:t xml:space="preserve"> </w:t>
      </w:r>
      <w:r>
        <w:t xml:space="preserve">Capital Standards.”</w:t>
      </w:r>
      <w:r>
        <w:t xml:space="preserve"> </w:t>
      </w:r>
      <w:r>
        <w:rPr>
          <w:i/>
          <w:iCs/>
        </w:rPr>
        <w:t xml:space="preserve">Economic Perspectives (Federal Reserve Bank of Chicago)</w:t>
      </w:r>
      <w:r>
        <w:t xml:space="preserve"> </w:t>
      </w:r>
      <w:r>
        <w:t xml:space="preserve">28 (1): 18–31.</w:t>
      </w:r>
    </w:p>
    <w:bookmarkEnd w:id="92"/>
    <w:bookmarkStart w:id="94" w:name="ref-kathan2025"/>
    <w:p>
      <w:pPr>
        <w:pStyle w:val="Bibliography"/>
      </w:pPr>
      <w:r>
        <w:t xml:space="preserve">Kathan, Manuel C., Sebastian Utz, Gregor Dorfleitner, Jens Eckberg, and Lea Chmel. 2025.</w:t>
      </w:r>
      <w:r>
        <w:t xml:space="preserve"> </w:t>
      </w:r>
      <w:r>
        <w:t xml:space="preserve">“What You See Is Not What You Get:</w:t>
      </w:r>
      <w:r>
        <w:t xml:space="preserve"> </w:t>
      </w:r>
      <w:r>
        <w:t xml:space="preserve">ESG</w:t>
      </w:r>
      <w:r>
        <w:t xml:space="preserve"> </w:t>
      </w:r>
      <w:r>
        <w:t xml:space="preserve">Scores and Greenwashing Risk.”</w:t>
      </w:r>
      <w:r>
        <w:t xml:space="preserve"> </w:t>
      </w:r>
      <w:r>
        <w:rPr>
          <w:i/>
          <w:iCs/>
        </w:rPr>
        <w:t xml:space="preserve">Finance Research Letters</w:t>
      </w:r>
      <w:r>
        <w:t xml:space="preserve"> </w:t>
      </w:r>
      <w:r>
        <w:t xml:space="preserve">74: 106710.</w:t>
      </w:r>
      <w:r>
        <w:t xml:space="preserve"> </w:t>
      </w:r>
      <w:hyperlink r:id="rId93">
        <w:r>
          <w:rPr>
            <w:rStyle w:val="Hyperlink"/>
          </w:rPr>
          <w:t xml:space="preserve">https://doi.org/10.1016/j.frl.2024.106710</w:t>
        </w:r>
      </w:hyperlink>
      <w:r>
        <w:t xml:space="preserve">.</w:t>
      </w:r>
    </w:p>
    <w:bookmarkEnd w:id="94"/>
    <w:bookmarkStart w:id="96" w:name="ref-kim2024"/>
    <w:p>
      <w:pPr>
        <w:pStyle w:val="Bibliography"/>
      </w:pPr>
      <w:r>
        <w:t xml:space="preserve">Kim, Alex, Maximilian Muhn, and Valeri V. Nikolaev. 2024.</w:t>
      </w:r>
      <w:r>
        <w:t xml:space="preserve"> </w:t>
      </w:r>
      <w:r>
        <w:rPr>
          <w:i/>
          <w:iCs/>
        </w:rPr>
        <w:t xml:space="preserve">Financial Statement Analysis with Large Language Models</w:t>
      </w:r>
      <w:r>
        <w:t xml:space="preserve">. arXiv preprint arXiv:2407.17866.</w:t>
      </w:r>
      <w:r>
        <w:t xml:space="preserve"> </w:t>
      </w:r>
      <w:hyperlink r:id="rId95">
        <w:r>
          <w:rPr>
            <w:rStyle w:val="Hyperlink"/>
          </w:rPr>
          <w:t xml:space="preserve">https://doi.org/10.48550/arXiv.2407.17866</w:t>
        </w:r>
      </w:hyperlink>
      <w:r>
        <w:t xml:space="preserve">.</w:t>
      </w:r>
    </w:p>
    <w:bookmarkEnd w:id="96"/>
    <w:bookmarkStart w:id="98" w:name="ref-kirschbaum2026"/>
    <w:p>
      <w:pPr>
        <w:pStyle w:val="Bibliography"/>
      </w:pPr>
      <w:r>
        <w:t xml:space="preserve">Kirschbaum, Leon, Martin Keiper, Marius Mölders, and Henning Zülch. 2026.</w:t>
      </w:r>
      <w:r>
        <w:t xml:space="preserve"> </w:t>
      </w:r>
      <w:r>
        <w:t xml:space="preserve">“Amplifying Noise or Delivering Alpha?</w:t>
      </w:r>
      <w:r>
        <w:t xml:space="preserve"> </w:t>
      </w:r>
      <w:r>
        <w:t xml:space="preserve">Performance</w:t>
      </w:r>
      <w:r>
        <w:t xml:space="preserve"> </w:t>
      </w:r>
      <w:r>
        <w:t xml:space="preserve">Evaluation of Finfluencer Stock Recommendations.”</w:t>
      </w:r>
      <w:r>
        <w:t xml:space="preserve"> </w:t>
      </w:r>
      <w:r>
        <w:rPr>
          <w:i/>
          <w:iCs/>
        </w:rPr>
        <w:t xml:space="preserve">Finance Research Letters</w:t>
      </w:r>
      <w:r>
        <w:t xml:space="preserve"> </w:t>
      </w:r>
      <w:r>
        <w:t xml:space="preserve">103: 110150.</w:t>
      </w:r>
      <w:r>
        <w:t xml:space="preserve"> </w:t>
      </w:r>
      <w:hyperlink r:id="rId97">
        <w:r>
          <w:rPr>
            <w:rStyle w:val="Hyperlink"/>
          </w:rPr>
          <w:t xml:space="preserve">https://doi.org/10.1016/j.frl.2026.110150</w:t>
        </w:r>
      </w:hyperlink>
      <w:r>
        <w:t xml:space="preserve">.</w:t>
      </w:r>
    </w:p>
    <w:bookmarkEnd w:id="98"/>
    <w:bookmarkStart w:id="99" w:name="ref-llacay2026"/>
    <w:p>
      <w:pPr>
        <w:pStyle w:val="Bibliography"/>
      </w:pPr>
      <w:r>
        <w:t xml:space="preserve">Llacay, Bàrbara, and Gilbert Peffer. 2026.</w:t>
      </w:r>
      <w:r>
        <w:t xml:space="preserve"> </w:t>
      </w:r>
      <w:r>
        <w:t xml:space="preserve">“From Value-at-Risk to Expected Shortfall: An Agent-Based Analysis of Market Stability.”</w:t>
      </w:r>
      <w:r>
        <w:t xml:space="preserve"> </w:t>
      </w:r>
      <w:r>
        <w:rPr>
          <w:i/>
          <w:iCs/>
        </w:rPr>
        <w:t xml:space="preserve">Finance Research Letters</w:t>
      </w:r>
      <w:r>
        <w:t xml:space="preserve">.</w:t>
      </w:r>
    </w:p>
    <w:bookmarkEnd w:id="99"/>
    <w:bookmarkStart w:id="101" w:name="ref-loffler2004"/>
    <w:p>
      <w:pPr>
        <w:pStyle w:val="Bibliography"/>
      </w:pPr>
      <w:r>
        <w:t xml:space="preserve">Löffler, Gunter. 2004.</w:t>
      </w:r>
      <w:r>
        <w:t xml:space="preserve"> </w:t>
      </w:r>
      <w:r>
        <w:t xml:space="preserve">“An Anatomy of Rating Through the Cycle.”</w:t>
      </w:r>
      <w:r>
        <w:t xml:space="preserve"> </w:t>
      </w:r>
      <w:r>
        <w:rPr>
          <w:i/>
          <w:iCs/>
        </w:rPr>
        <w:t xml:space="preserve">Journal of Banking &amp; Finance</w:t>
      </w:r>
      <w:r>
        <w:t xml:space="preserve"> </w:t>
      </w:r>
      <w:r>
        <w:t xml:space="preserve">28 (3): 695–720.</w:t>
      </w:r>
      <w:r>
        <w:t xml:space="preserve"> </w:t>
      </w:r>
      <w:hyperlink r:id="rId100">
        <w:r>
          <w:rPr>
            <w:rStyle w:val="Hyperlink"/>
          </w:rPr>
          <w:t xml:space="preserve">https://doi.org/10.1016/S0378-4266(03)00041-4</w:t>
        </w:r>
      </w:hyperlink>
      <w:r>
        <w:t xml:space="preserve">.</w:t>
      </w:r>
    </w:p>
    <w:bookmarkEnd w:id="101"/>
    <w:bookmarkStart w:id="103" w:name="ref-loffler2013"/>
    <w:p>
      <w:pPr>
        <w:pStyle w:val="Bibliography"/>
      </w:pPr>
      <w:r>
        <w:t xml:space="preserve">Löffler, Gunter. 2013.</w:t>
      </w:r>
      <w:r>
        <w:t xml:space="preserve"> </w:t>
      </w:r>
      <w:r>
        <w:t xml:space="preserve">“Can Rating Agencies Look Through the Cycle?”</w:t>
      </w:r>
      <w:r>
        <w:t xml:space="preserve"> </w:t>
      </w:r>
      <w:r>
        <w:rPr>
          <w:i/>
          <w:iCs/>
        </w:rPr>
        <w:t xml:space="preserve">Review of Quantitative Finance and Accounting</w:t>
      </w:r>
      <w:r>
        <w:t xml:space="preserve"> </w:t>
      </w:r>
      <w:r>
        <w:t xml:space="preserve">40 (4): 623–46.</w:t>
      </w:r>
      <w:r>
        <w:t xml:space="preserve"> </w:t>
      </w:r>
      <w:hyperlink r:id="rId102">
        <w:r>
          <w:rPr>
            <w:rStyle w:val="Hyperlink"/>
          </w:rPr>
          <w:t xml:space="preserve">https://doi.org/10.1007/s11156-012-0289-9</w:t>
        </w:r>
      </w:hyperlink>
      <w:r>
        <w:t xml:space="preserve">.</w:t>
      </w:r>
    </w:p>
    <w:bookmarkEnd w:id="103"/>
    <w:bookmarkStart w:id="105" w:name="ref-lopezlira2023"/>
    <w:p>
      <w:pPr>
        <w:pStyle w:val="Bibliography"/>
      </w:pPr>
      <w:r>
        <w:t xml:space="preserve">Lopez-Lira, Alejandro, and Yuehua Tang. 2023.</w:t>
      </w:r>
      <w:r>
        <w:t xml:space="preserve"> </w:t>
      </w:r>
      <w:r>
        <w:rPr>
          <w:i/>
          <w:iCs/>
        </w:rPr>
        <w:t xml:space="preserve">Can</w:t>
      </w:r>
      <w:r>
        <w:rPr>
          <w:i/>
          <w:iCs/>
        </w:rPr>
        <w:t xml:space="preserve"> </w:t>
      </w:r>
      <w:r>
        <w:rPr>
          <w:i/>
          <w:iCs/>
        </w:rPr>
        <w:t xml:space="preserve">ChatGPT</w:t>
      </w:r>
      <w:r>
        <w:rPr>
          <w:i/>
          <w:iCs/>
        </w:rPr>
        <w:t xml:space="preserve"> </w:t>
      </w:r>
      <w:r>
        <w:rPr>
          <w:i/>
          <w:iCs/>
        </w:rPr>
        <w:t xml:space="preserve">Forecast Stock Price Movements?</w:t>
      </w:r>
      <w:r>
        <w:rPr>
          <w:i/>
          <w:iCs/>
        </w:rPr>
        <w:t xml:space="preserve"> </w:t>
      </w:r>
      <w:r>
        <w:rPr>
          <w:i/>
          <w:iCs/>
        </w:rPr>
        <w:t xml:space="preserve">Return</w:t>
      </w:r>
      <w:r>
        <w:rPr>
          <w:i/>
          <w:iCs/>
        </w:rPr>
        <w:t xml:space="preserve"> </w:t>
      </w:r>
      <w:r>
        <w:rPr>
          <w:i/>
          <w:iCs/>
        </w:rPr>
        <w:t xml:space="preserve">Predictability and Large Language Models</w:t>
      </w:r>
      <w:r>
        <w:t xml:space="preserve">. arXiv preprint arXiv:2304.07619.</w:t>
      </w:r>
      <w:r>
        <w:t xml:space="preserve"> </w:t>
      </w:r>
      <w:hyperlink r:id="rId104">
        <w:r>
          <w:rPr>
            <w:rStyle w:val="Hyperlink"/>
          </w:rPr>
          <w:t xml:space="preserve">https://doi.org/10.48550/arXiv.2304.07619</w:t>
        </w:r>
      </w:hyperlink>
      <w:r>
        <w:t xml:space="preserve">.</w:t>
      </w:r>
    </w:p>
    <w:bookmarkEnd w:id="105"/>
    <w:bookmarkStart w:id="106" w:name="ref-moodys2026a"/>
    <w:p>
      <w:pPr>
        <w:pStyle w:val="Bibliography"/>
      </w:pPr>
      <w:r>
        <w:t xml:space="preserve">Moody’s. 2026a.</w:t>
      </w:r>
      <w:r>
        <w:t xml:space="preserve"> </w:t>
      </w:r>
      <w:r>
        <w:rPr>
          <w:i/>
          <w:iCs/>
        </w:rPr>
        <w:t xml:space="preserve">Agentic</w:t>
      </w:r>
      <w:r>
        <w:rPr>
          <w:i/>
          <w:iCs/>
        </w:rPr>
        <w:t xml:space="preserve"> </w:t>
      </w:r>
      <w:r>
        <w:rPr>
          <w:i/>
          <w:iCs/>
        </w:rPr>
        <w:t xml:space="preserve">Solutions</w:t>
      </w:r>
      <w:r>
        <w:rPr>
          <w:i/>
          <w:iCs/>
        </w:rPr>
        <w:t xml:space="preserve">:</w:t>
      </w:r>
      <w:r>
        <w:rPr>
          <w:i/>
          <w:iCs/>
        </w:rPr>
        <w:t xml:space="preserve"> </w:t>
      </w:r>
      <w:r>
        <w:rPr>
          <w:i/>
          <w:iCs/>
        </w:rPr>
        <w:t xml:space="preserve">Company</w:t>
      </w:r>
      <w:r>
        <w:rPr>
          <w:i/>
          <w:iCs/>
        </w:rPr>
        <w:t xml:space="preserve"> </w:t>
      </w:r>
      <w:r>
        <w:rPr>
          <w:i/>
          <w:iCs/>
        </w:rPr>
        <w:t xml:space="preserve">Credit Assessment</w:t>
      </w:r>
      <w:r>
        <w:t xml:space="preserve">. Moody’s.</w:t>
      </w:r>
    </w:p>
    <w:bookmarkEnd w:id="106"/>
    <w:bookmarkStart w:id="107" w:name="ref-moodys2026b"/>
    <w:p>
      <w:pPr>
        <w:pStyle w:val="Bibliography"/>
      </w:pPr>
      <w:r>
        <w:t xml:space="preserve">Moody’s. 2026b.</w:t>
      </w:r>
      <w:r>
        <w:t xml:space="preserve"> </w:t>
      </w:r>
      <w:r>
        <w:rPr>
          <w:i/>
          <w:iCs/>
        </w:rPr>
        <w:t xml:space="preserve">Taishin</w:t>
      </w:r>
      <w:r>
        <w:rPr>
          <w:i/>
          <w:iCs/>
        </w:rPr>
        <w:t xml:space="preserve"> </w:t>
      </w:r>
      <w:r>
        <w:rPr>
          <w:i/>
          <w:iCs/>
        </w:rPr>
        <w:t xml:space="preserve">International</w:t>
      </w:r>
      <w:r>
        <w:rPr>
          <w:i/>
          <w:iCs/>
        </w:rPr>
        <w:t xml:space="preserve"> </w:t>
      </w:r>
      <w:r>
        <w:rPr>
          <w:i/>
          <w:iCs/>
        </w:rPr>
        <w:t xml:space="preserve">Bank</w:t>
      </w:r>
      <w:r>
        <w:rPr>
          <w:i/>
          <w:iCs/>
        </w:rPr>
        <w:t xml:space="preserve"> </w:t>
      </w:r>
      <w:r>
        <w:rPr>
          <w:i/>
          <w:iCs/>
        </w:rPr>
        <w:t xml:space="preserve">Modernizes Credit Assessment Workflow with</w:t>
      </w:r>
      <w:r>
        <w:rPr>
          <w:i/>
          <w:iCs/>
        </w:rPr>
        <w:t xml:space="preserve"> </w:t>
      </w:r>
      <w:r>
        <w:rPr>
          <w:i/>
          <w:iCs/>
        </w:rPr>
        <w:t xml:space="preserve">Moody’s</w:t>
      </w:r>
      <w:r>
        <w:rPr>
          <w:i/>
          <w:iCs/>
        </w:rPr>
        <w:t xml:space="preserve"> </w:t>
      </w:r>
      <w:r>
        <w:rPr>
          <w:i/>
          <w:iCs/>
        </w:rPr>
        <w:t xml:space="preserve">Credit</w:t>
      </w:r>
      <w:r>
        <w:rPr>
          <w:i/>
          <w:iCs/>
        </w:rPr>
        <w:t xml:space="preserve"> </w:t>
      </w:r>
      <w:r>
        <w:rPr>
          <w:i/>
          <w:iCs/>
        </w:rPr>
        <w:t xml:space="preserve">Memo</w:t>
      </w:r>
      <w:r>
        <w:t xml:space="preserve">. Moody’s.</w:t>
      </w:r>
    </w:p>
    <w:bookmarkEnd w:id="107"/>
    <w:bookmarkStart w:id="109" w:name="ref-song2026"/>
    <w:p>
      <w:pPr>
        <w:pStyle w:val="Bibliography"/>
      </w:pPr>
      <w:r>
        <w:t xml:space="preserve">Song, Xiapeng, Wenxuan Hou, Zizhou Ouyang, and Fangmin Hao. 2026.</w:t>
      </w:r>
      <w:r>
        <w:t xml:space="preserve"> </w:t>
      </w:r>
      <w:r>
        <w:t xml:space="preserve">“</w:t>
      </w:r>
      <w:r>
        <w:t xml:space="preserve">AI</w:t>
      </w:r>
      <w:r>
        <w:t xml:space="preserve"> </w:t>
      </w:r>
      <w:r>
        <w:t xml:space="preserve">Washing: Strategic Disclosure and Backlash.”</w:t>
      </w:r>
      <w:r>
        <w:t xml:space="preserve"> </w:t>
      </w:r>
      <w:r>
        <w:rPr>
          <w:i/>
          <w:iCs/>
        </w:rPr>
        <w:t xml:space="preserve">Finance Research Letters</w:t>
      </w:r>
      <w:r>
        <w:t xml:space="preserve"> </w:t>
      </w:r>
      <w:r>
        <w:t xml:space="preserve">95: 109684.</w:t>
      </w:r>
      <w:r>
        <w:t xml:space="preserve"> </w:t>
      </w:r>
      <w:hyperlink r:id="rId108">
        <w:r>
          <w:rPr>
            <w:rStyle w:val="Hyperlink"/>
          </w:rPr>
          <w:t xml:space="preserve">https://doi.org/10.1016/j.frl.2026.109684</w:t>
        </w:r>
      </w:hyperlink>
      <w:r>
        <w:t xml:space="preserve">.</w:t>
      </w:r>
    </w:p>
    <w:bookmarkEnd w:id="109"/>
    <w:bookmarkStart w:id="110" w:name="ref-spglobal2026"/>
    <w:p>
      <w:pPr>
        <w:pStyle w:val="Bibliography"/>
      </w:pPr>
      <w:r>
        <w:t xml:space="preserve">S&amp;P Global. 2026.</w:t>
      </w:r>
      <w:r>
        <w:t xml:space="preserve"> </w:t>
      </w:r>
      <w:r>
        <w:rPr>
          <w:i/>
          <w:iCs/>
        </w:rPr>
        <w:t xml:space="preserve">S&amp;P</w:t>
      </w:r>
      <w:r>
        <w:rPr>
          <w:i/>
          <w:iCs/>
        </w:rPr>
        <w:t xml:space="preserve"> </w:t>
      </w:r>
      <w:r>
        <w:rPr>
          <w:i/>
          <w:iCs/>
        </w:rPr>
        <w:t xml:space="preserve">Global</w:t>
      </w:r>
      <w:r>
        <w:rPr>
          <w:i/>
          <w:iCs/>
        </w:rPr>
        <w:t xml:space="preserve"> </w:t>
      </w:r>
      <w:r>
        <w:rPr>
          <w:i/>
          <w:iCs/>
        </w:rPr>
        <w:t xml:space="preserve">Launches Agentic</w:t>
      </w:r>
      <w:r>
        <w:rPr>
          <w:i/>
          <w:iCs/>
        </w:rPr>
        <w:t xml:space="preserve"> </w:t>
      </w:r>
      <w:r>
        <w:rPr>
          <w:i/>
          <w:iCs/>
        </w:rPr>
        <w:t xml:space="preserve">AI</w:t>
      </w:r>
      <w:r>
        <w:rPr>
          <w:i/>
          <w:iCs/>
        </w:rPr>
        <w:t xml:space="preserve">-Powered</w:t>
      </w:r>
      <w:r>
        <w:rPr>
          <w:i/>
          <w:iCs/>
        </w:rPr>
        <w:t xml:space="preserve"> </w:t>
      </w:r>
      <w:r>
        <w:rPr>
          <w:i/>
          <w:iCs/>
        </w:rPr>
        <w:t xml:space="preserve">Credit</w:t>
      </w:r>
      <w:r>
        <w:rPr>
          <w:i/>
          <w:iCs/>
        </w:rPr>
        <w:t xml:space="preserve"> </w:t>
      </w:r>
      <w:r>
        <w:rPr>
          <w:i/>
          <w:iCs/>
        </w:rPr>
        <w:t xml:space="preserve">Memo</w:t>
      </w:r>
      <w:r>
        <w:rPr>
          <w:i/>
          <w:iCs/>
        </w:rPr>
        <w:t xml:space="preserve"> </w:t>
      </w:r>
      <w:r>
        <w:rPr>
          <w:i/>
          <w:iCs/>
        </w:rPr>
        <w:t xml:space="preserve">Builder</w:t>
      </w:r>
      <w:r>
        <w:rPr>
          <w:i/>
          <w:iCs/>
        </w:rPr>
        <w:t xml:space="preserve"> </w:t>
      </w:r>
      <w:r>
        <w:rPr>
          <w:i/>
          <w:iCs/>
        </w:rPr>
        <w:t xml:space="preserve">to Streamline Credit Analysis</w:t>
      </w:r>
      <w:r>
        <w:t xml:space="preserve">. S&amp;P Global.</w:t>
      </w:r>
    </w:p>
    <w:bookmarkEnd w:id="110"/>
    <w:bookmarkStart w:id="111" w:name="ref-spratings2025"/>
    <w:p>
      <w:pPr>
        <w:pStyle w:val="Bibliography"/>
      </w:pPr>
      <w:r>
        <w:t xml:space="preserve">S&amp;P Global Ratings. 2025.</w:t>
      </w:r>
      <w:r>
        <w:t xml:space="preserve"> </w:t>
      </w:r>
      <w:r>
        <w:rPr>
          <w:i/>
          <w:iCs/>
        </w:rPr>
        <w:t xml:space="preserve">Default,</w:t>
      </w:r>
      <w:r>
        <w:rPr>
          <w:i/>
          <w:iCs/>
        </w:rPr>
        <w:t xml:space="preserve"> </w:t>
      </w:r>
      <w:r>
        <w:rPr>
          <w:i/>
          <w:iCs/>
        </w:rPr>
        <w:t xml:space="preserve">Transition</w:t>
      </w:r>
      <w:r>
        <w:rPr>
          <w:i/>
          <w:iCs/>
        </w:rPr>
        <w:t xml:space="preserve">, and</w:t>
      </w:r>
      <w:r>
        <w:rPr>
          <w:i/>
          <w:iCs/>
        </w:rPr>
        <w:t xml:space="preserve"> </w:t>
      </w:r>
      <w:r>
        <w:rPr>
          <w:i/>
          <w:iCs/>
        </w:rPr>
        <w:t xml:space="preserve">Recovery</w:t>
      </w:r>
      <w:r>
        <w:rPr>
          <w:i/>
          <w:iCs/>
        </w:rPr>
        <w:t xml:space="preserve">: 2024</w:t>
      </w:r>
      <w:r>
        <w:rPr>
          <w:i/>
          <w:iCs/>
        </w:rPr>
        <w:t xml:space="preserve"> </w:t>
      </w:r>
      <w:r>
        <w:rPr>
          <w:i/>
          <w:iCs/>
        </w:rPr>
        <w:t xml:space="preserve">Annual</w:t>
      </w:r>
      <w:r>
        <w:rPr>
          <w:i/>
          <w:iCs/>
        </w:rPr>
        <w:t xml:space="preserve"> </w:t>
      </w:r>
      <w:r>
        <w:rPr>
          <w:i/>
          <w:iCs/>
        </w:rPr>
        <w:t xml:space="preserve">Global</w:t>
      </w:r>
      <w:r>
        <w:rPr>
          <w:i/>
          <w:iCs/>
        </w:rPr>
        <w:t xml:space="preserve"> </w:t>
      </w:r>
      <w:r>
        <w:rPr>
          <w:i/>
          <w:iCs/>
        </w:rPr>
        <w:t xml:space="preserve">Corporate</w:t>
      </w:r>
      <w:r>
        <w:rPr>
          <w:i/>
          <w:iCs/>
        </w:rPr>
        <w:t xml:space="preserve"> </w:t>
      </w:r>
      <w:r>
        <w:rPr>
          <w:i/>
          <w:iCs/>
        </w:rPr>
        <w:t xml:space="preserve">Default</w:t>
      </w:r>
      <w:r>
        <w:rPr>
          <w:i/>
          <w:iCs/>
        </w:rPr>
        <w:t xml:space="preserve"> </w:t>
      </w:r>
      <w:r>
        <w:rPr>
          <w:i/>
          <w:iCs/>
        </w:rPr>
        <w:t xml:space="preserve">And</w:t>
      </w:r>
      <w:r>
        <w:rPr>
          <w:i/>
          <w:iCs/>
        </w:rPr>
        <w:t xml:space="preserve"> </w:t>
      </w:r>
      <w:r>
        <w:rPr>
          <w:i/>
          <w:iCs/>
        </w:rPr>
        <w:t xml:space="preserve">Rating</w:t>
      </w:r>
      <w:r>
        <w:rPr>
          <w:i/>
          <w:iCs/>
        </w:rPr>
        <w:t xml:space="preserve"> </w:t>
      </w:r>
      <w:r>
        <w:rPr>
          <w:i/>
          <w:iCs/>
        </w:rPr>
        <w:t xml:space="preserve">Transition</w:t>
      </w:r>
      <w:r>
        <w:rPr>
          <w:i/>
          <w:iCs/>
        </w:rPr>
        <w:t xml:space="preserve"> </w:t>
      </w:r>
      <w:r>
        <w:rPr>
          <w:i/>
          <w:iCs/>
        </w:rPr>
        <w:t xml:space="preserve">Study</w:t>
      </w:r>
      <w:r>
        <w:t xml:space="preserve">. S&amp;P Global Ratings.</w:t>
      </w:r>
    </w:p>
    <w:bookmarkEnd w:id="111"/>
    <w:bookmarkStart w:id="113" w:name="ref-tversky1974"/>
    <w:p>
      <w:pPr>
        <w:pStyle w:val="Bibliography"/>
      </w:pPr>
      <w:r>
        <w:t xml:space="preserve">Tversky, Amos, and Daniel Kahneman. 1974.</w:t>
      </w:r>
      <w:r>
        <w:t xml:space="preserve"> </w:t>
      </w:r>
      <w:r>
        <w:t xml:space="preserve">“Judgment Under Uncertainty: Heuristics and Biases.”</w:t>
      </w:r>
      <w:r>
        <w:t xml:space="preserve"> </w:t>
      </w:r>
      <w:r>
        <w:rPr>
          <w:i/>
          <w:iCs/>
        </w:rPr>
        <w:t xml:space="preserve">Science</w:t>
      </w:r>
      <w:r>
        <w:t xml:space="preserve"> </w:t>
      </w:r>
      <w:r>
        <w:t xml:space="preserve">185 (4157): 1124–31.</w:t>
      </w:r>
      <w:r>
        <w:t xml:space="preserve"> </w:t>
      </w:r>
      <w:hyperlink r:id="rId112">
        <w:r>
          <w:rPr>
            <w:rStyle w:val="Hyperlink"/>
          </w:rPr>
          <w:t xml:space="preserve">https://doi.org/10.1126/science.185.4157.1124</w:t>
        </w:r>
      </w:hyperlink>
      <w:r>
        <w:t xml:space="preserve">.</w:t>
      </w:r>
    </w:p>
    <w:bookmarkEnd w:id="113"/>
    <w:bookmarkStart w:id="115" w:name="ref-tversky1981"/>
    <w:p>
      <w:pPr>
        <w:pStyle w:val="Bibliography"/>
      </w:pPr>
      <w:r>
        <w:t xml:space="preserve">Tversky, Amos, and Daniel Kahneman. 1981.</w:t>
      </w:r>
      <w:r>
        <w:t xml:space="preserve"> </w:t>
      </w:r>
      <w:r>
        <w:t xml:space="preserve">“The Framing of Decisions and the Psychology of Choice.”</w:t>
      </w:r>
      <w:r>
        <w:t xml:space="preserve"> </w:t>
      </w:r>
      <w:r>
        <w:rPr>
          <w:i/>
          <w:iCs/>
        </w:rPr>
        <w:t xml:space="preserve">Science</w:t>
      </w:r>
      <w:r>
        <w:t xml:space="preserve"> </w:t>
      </w:r>
      <w:r>
        <w:t xml:space="preserve">211 (4481): 453–58.</w:t>
      </w:r>
      <w:r>
        <w:t xml:space="preserve"> </w:t>
      </w:r>
      <w:hyperlink r:id="rId114">
        <w:r>
          <w:rPr>
            <w:rStyle w:val="Hyperlink"/>
          </w:rPr>
          <w:t xml:space="preserve">https://doi.org/10.1126/science.7455683</w:t>
        </w:r>
      </w:hyperlink>
      <w:r>
        <w:t xml:space="preserve">.</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df" /><Relationship Type="http://schemas.openxmlformats.org/officeDocument/2006/relationships/image" Id="rId23" Target="media/rId23.pdf" /><Relationship Type="http://schemas.openxmlformats.org/officeDocument/2006/relationships/hyperlink" Id="rId102" Target="https://doi.org/10.1007/s11156-012-0289-9" TargetMode="External" /><Relationship Type="http://schemas.openxmlformats.org/officeDocument/2006/relationships/hyperlink" Id="rId100" Target="https://doi.org/10.1016/S0378-4266(03)00041-4" TargetMode="External" /><Relationship Type="http://schemas.openxmlformats.org/officeDocument/2006/relationships/hyperlink" Id="rId93" Target="https://doi.org/10.1016/j.frl.2024.106710" TargetMode="External" /><Relationship Type="http://schemas.openxmlformats.org/officeDocument/2006/relationships/hyperlink" Id="rId86" Target="https://doi.org/10.1016/j.frl.2025.106832" TargetMode="External" /><Relationship Type="http://schemas.openxmlformats.org/officeDocument/2006/relationships/hyperlink" Id="rId68" Target="https://doi.org/10.1016/j.frl.2025.107401" TargetMode="External" /><Relationship Type="http://schemas.openxmlformats.org/officeDocument/2006/relationships/hyperlink" Id="rId82" Target="https://doi.org/10.1016/j.frl.2025.108102" TargetMode="External" /><Relationship Type="http://schemas.openxmlformats.org/officeDocument/2006/relationships/hyperlink" Id="rId58" Target="https://doi.org/10.1016/j.frl.2025.108797" TargetMode="External" /><Relationship Type="http://schemas.openxmlformats.org/officeDocument/2006/relationships/hyperlink" Id="rId76" Target="https://doi.org/10.1016/j.frl.2026.109584" TargetMode="External" /><Relationship Type="http://schemas.openxmlformats.org/officeDocument/2006/relationships/hyperlink" Id="rId108" Target="https://doi.org/10.1016/j.frl.2026.109684" TargetMode="External" /><Relationship Type="http://schemas.openxmlformats.org/officeDocument/2006/relationships/hyperlink" Id="rId97" Target="https://doi.org/10.1016/j.frl.2026.110150" TargetMode="External" /><Relationship Type="http://schemas.openxmlformats.org/officeDocument/2006/relationships/hyperlink" Id="rId74" Target="https://doi.org/10.1016/j.frl.2026.110440" TargetMode="External" /><Relationship Type="http://schemas.openxmlformats.org/officeDocument/2006/relationships/hyperlink" Id="rId62" Target="https://doi.org/10.1016/j.jbankfin.2004.06.005" TargetMode="External" /><Relationship Type="http://schemas.openxmlformats.org/officeDocument/2006/relationships/hyperlink" Id="rId78" Target="https://doi.org/10.1016/j.jfi.2005.12.002" TargetMode="External" /><Relationship Type="http://schemas.openxmlformats.org/officeDocument/2006/relationships/hyperlink" Id="rId66" Target="https://doi.org/10.1073/pnas.2218523120" TargetMode="External" /><Relationship Type="http://schemas.openxmlformats.org/officeDocument/2006/relationships/hyperlink" Id="rId60" Target="https://doi.org/10.1111/j.1540-6261.1968.tb00843.x" TargetMode="External" /><Relationship Type="http://schemas.openxmlformats.org/officeDocument/2006/relationships/hyperlink" Id="rId112" Target="https://doi.org/10.1126/science.185.4157.1124" TargetMode="External" /><Relationship Type="http://schemas.openxmlformats.org/officeDocument/2006/relationships/hyperlink" Id="rId114" Target="https://doi.org/10.1126/science.7455683" TargetMode="External" /><Relationship Type="http://schemas.openxmlformats.org/officeDocument/2006/relationships/hyperlink" Id="rId84" Target="https://doi.org/10.3386/w31122" TargetMode="External" /><Relationship Type="http://schemas.openxmlformats.org/officeDocument/2006/relationships/hyperlink" Id="rId88" Target="https://doi.org/10.48550/arXiv.2207.05221" TargetMode="External" /><Relationship Type="http://schemas.openxmlformats.org/officeDocument/2006/relationships/hyperlink" Id="rId104" Target="https://doi.org/10.48550/arXiv.2304.07619" TargetMode="External" /><Relationship Type="http://schemas.openxmlformats.org/officeDocument/2006/relationships/hyperlink" Id="rId90" Target="https://doi.org/10.48550/arXiv.2311.15548" TargetMode="External" /><Relationship Type="http://schemas.openxmlformats.org/officeDocument/2006/relationships/hyperlink" Id="rId95" Target="https://doi.org/10.48550/arXiv.2407.17866" TargetMode="External" /><Relationship Type="http://schemas.openxmlformats.org/officeDocument/2006/relationships/hyperlink" Id="rId80" Target="https://doi.org/10.48550/arXiv.2606.13812" TargetMode="External" /><Relationship Type="http://schemas.openxmlformats.org/officeDocument/2006/relationships/hyperlink" Id="rId31" Target="https://doi.org/10.5281/zenodo.21864041" TargetMode="External" /></Relationships>
</file>

<file path=word/_rels/footnotes.xml.rels><?xml version="1.0" encoding="UTF-8"?><Relationships xmlns="http://schemas.openxmlformats.org/package/2006/relationships"><Relationship Type="http://schemas.openxmlformats.org/officeDocument/2006/relationships/hyperlink" Id="rId102" Target="https://doi.org/10.1007/s11156-012-0289-9" TargetMode="External" /><Relationship Type="http://schemas.openxmlformats.org/officeDocument/2006/relationships/hyperlink" Id="rId100" Target="https://doi.org/10.1016/S0378-4266(03)00041-4" TargetMode="External" /><Relationship Type="http://schemas.openxmlformats.org/officeDocument/2006/relationships/hyperlink" Id="rId93" Target="https://doi.org/10.1016/j.frl.2024.106710" TargetMode="External" /><Relationship Type="http://schemas.openxmlformats.org/officeDocument/2006/relationships/hyperlink" Id="rId86" Target="https://doi.org/10.1016/j.frl.2025.106832" TargetMode="External" /><Relationship Type="http://schemas.openxmlformats.org/officeDocument/2006/relationships/hyperlink" Id="rId68" Target="https://doi.org/10.1016/j.frl.2025.107401" TargetMode="External" /><Relationship Type="http://schemas.openxmlformats.org/officeDocument/2006/relationships/hyperlink" Id="rId82" Target="https://doi.org/10.1016/j.frl.2025.108102" TargetMode="External" /><Relationship Type="http://schemas.openxmlformats.org/officeDocument/2006/relationships/hyperlink" Id="rId58" Target="https://doi.org/10.1016/j.frl.2025.108797" TargetMode="External" /><Relationship Type="http://schemas.openxmlformats.org/officeDocument/2006/relationships/hyperlink" Id="rId76" Target="https://doi.org/10.1016/j.frl.2026.109584" TargetMode="External" /><Relationship Type="http://schemas.openxmlformats.org/officeDocument/2006/relationships/hyperlink" Id="rId108" Target="https://doi.org/10.1016/j.frl.2026.109684" TargetMode="External" /><Relationship Type="http://schemas.openxmlformats.org/officeDocument/2006/relationships/hyperlink" Id="rId97" Target="https://doi.org/10.1016/j.frl.2026.110150" TargetMode="External" /><Relationship Type="http://schemas.openxmlformats.org/officeDocument/2006/relationships/hyperlink" Id="rId74" Target="https://doi.org/10.1016/j.frl.2026.110440" TargetMode="External" /><Relationship Type="http://schemas.openxmlformats.org/officeDocument/2006/relationships/hyperlink" Id="rId62" Target="https://doi.org/10.1016/j.jbankfin.2004.06.005" TargetMode="External" /><Relationship Type="http://schemas.openxmlformats.org/officeDocument/2006/relationships/hyperlink" Id="rId78" Target="https://doi.org/10.1016/j.jfi.2005.12.002" TargetMode="External" /><Relationship Type="http://schemas.openxmlformats.org/officeDocument/2006/relationships/hyperlink" Id="rId66" Target="https://doi.org/10.1073/pnas.2218523120" TargetMode="External" /><Relationship Type="http://schemas.openxmlformats.org/officeDocument/2006/relationships/hyperlink" Id="rId60" Target="https://doi.org/10.1111/j.1540-6261.1968.tb00843.x" TargetMode="External" /><Relationship Type="http://schemas.openxmlformats.org/officeDocument/2006/relationships/hyperlink" Id="rId112" Target="https://doi.org/10.1126/science.185.4157.1124" TargetMode="External" /><Relationship Type="http://schemas.openxmlformats.org/officeDocument/2006/relationships/hyperlink" Id="rId114" Target="https://doi.org/10.1126/science.7455683" TargetMode="External" /><Relationship Type="http://schemas.openxmlformats.org/officeDocument/2006/relationships/hyperlink" Id="rId84" Target="https://doi.org/10.3386/w31122" TargetMode="External" /><Relationship Type="http://schemas.openxmlformats.org/officeDocument/2006/relationships/hyperlink" Id="rId88" Target="https://doi.org/10.48550/arXiv.2207.05221" TargetMode="External" /><Relationship Type="http://schemas.openxmlformats.org/officeDocument/2006/relationships/hyperlink" Id="rId104" Target="https://doi.org/10.48550/arXiv.2304.07619" TargetMode="External" /><Relationship Type="http://schemas.openxmlformats.org/officeDocument/2006/relationships/hyperlink" Id="rId90" Target="https://doi.org/10.48550/arXiv.2311.15548" TargetMode="External" /><Relationship Type="http://schemas.openxmlformats.org/officeDocument/2006/relationships/hyperlink" Id="rId95" Target="https://doi.org/10.48550/arXiv.2407.17866" TargetMode="External" /><Relationship Type="http://schemas.openxmlformats.org/officeDocument/2006/relationships/hyperlink" Id="rId80" Target="https://doi.org/10.48550/arXiv.2606.13812" TargetMode="External" /><Relationship Type="http://schemas.openxmlformats.org/officeDocument/2006/relationships/hyperlink" Id="rId31" Target="https://doi.org/10.5281/zenodo.218640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rate through the cycle? Procyclicality in credit assessment</dc:title>
  <dc:creator>Samir Chincholikar; Robin Chawla</dc:creator>
  <cp:keywords/>
  <dcterms:created xsi:type="dcterms:W3CDTF">2026-10-08T03:30:03Z</dcterms:created>
  <dcterms:modified xsi:type="dcterms:W3CDTF">2026-10-08T03:30:03Z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are increasingly proposed as credit-rating and default-assessment tools, yet whether they rate “through the cycle” or amplify it—a property prudential regulators care about but that it has been asserted rather than measured—has remained untestedmeasured. We hold synthetic firm fundamentals byte-identical across an ordered five-point macroeconomic-severity axis (plus a matched credit-irrelevant placebo axis) and elicit letter ratings and one-year default probabilities from five production-tier models (two families , two capability tiers)seven models spanning two families from the lowest cost tier to the capability frontier, so that any rating movement systematic rating movement along the macro axis is procyclicality by construction, identified without the unobserved-fundamentals confound that limits the classical Amato–Furfine test. Across 32 , 000 ratings, every Every model is significantly procyclical(pooled 0.429 , from 0.182 to 0.775 rating notches of downgrade per severity step, 95% CI [0.41,0.45]; a 1.76-notch boom-to-recession swing), the effect is sharply asymmetric (3.2× steeper into recessions than out of them), an order of magnitude larger than the placebo, and robust to model-version fixed effects and a token-log­probability estimatorand 18 of 21 model pairs differ significantly. Capability lowers the level but not the character: neither frontier model differs significantly from a lower cost Flash-tier model, and downside sensitivity exceeds upside in every model. An explicit “through-the-cycle” instruction lowers the rating slope but does not restore through-the-cycle behaviour—it behaviour. It anchors the rating while suppressing the point-in-time default probability that should move, whereas a naive keep moving, and it fails hardest at the frontier, where the rating flattens to zero or below and so does default-probability retention. A vaguer “be stable” instruction preserves that distinction betterthe distinction far better, pointing to cycle-specific wording, not stabilisation as such. The pattern survives on real SEC-filer fundamentals, and the capital consequence keeps its sign across every mapping we vary. Among the tested models, greater capability does not eliminate this channel: it produces the most stable-looking rating while carrying the least risk signal. Because model choice and prompt framing are first-order determinants of the effect, LLM-based credit assessment can silently import the capital-procyclicality channelthat regulation seeks to dampen.</vt:lpwstr>
  </property>
  <property fmtid="{D5CDD505-2E9C-101B-9397-08002B2CF9AE}" pid="3" name="bibliography">
    <vt:lpwstr/>
  </property>
  <property fmtid="{D5CDD505-2E9C-101B-9397-08002B2CF9AE}" pid="4" name="reference-section-title">
    <vt:lpwstr>References</vt:lpwstr>
  </property>
</Properties>
</file>